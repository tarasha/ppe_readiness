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F3ABB" w14:textId="68D624A8" w:rsidR="00657AF2" w:rsidRPr="00657AF2" w:rsidRDefault="003E447E" w:rsidP="00657AF2">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60288" behindDoc="0" locked="0" layoutInCell="1" allowOverlap="1" wp14:anchorId="65085E36" wp14:editId="49FC472F">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0E986704" w14:textId="77777777" w:rsidR="00874485" w:rsidRDefault="00874485" w:rsidP="00657AF2">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5DED699E" wp14:editId="555E9F1D">
                                  <wp:extent cx="2882189" cy="369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3DF7D4FE" w14:textId="77777777" w:rsidR="00874485" w:rsidRDefault="00874485" w:rsidP="00657AF2">
                            <w:pPr>
                              <w:spacing w:after="0" w:line="216" w:lineRule="auto"/>
                              <w:rPr>
                                <w:rFonts w:asciiTheme="majorHAnsi" w:hAnsiTheme="majorHAnsi"/>
                                <w:color w:val="FFFFFF" w:themeColor="background1"/>
                                <w:sz w:val="104"/>
                                <w:szCs w:val="104"/>
                              </w:rPr>
                            </w:pPr>
                          </w:p>
                          <w:p w14:paraId="7A13FC26" w14:textId="4EF21CE0" w:rsidR="00874485" w:rsidRPr="00BD236F" w:rsidRDefault="00FF0D14" w:rsidP="00657AF2">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 – Vertical Scaling</w:t>
                            </w:r>
                          </w:p>
                          <w:p w14:paraId="6BBD2979" w14:textId="77777777" w:rsidR="00874485" w:rsidRPr="00657AF2" w:rsidRDefault="00874485" w:rsidP="00657AF2">
                            <w:pPr>
                              <w:spacing w:after="0" w:line="216" w:lineRule="auto"/>
                              <w:rPr>
                                <w:rFonts w:asciiTheme="majorHAnsi" w:hAnsiTheme="majorHAnsi"/>
                                <w:color w:val="FFFFFF" w:themeColor="background1"/>
                                <w:sz w:val="104"/>
                                <w:szCs w:val="104"/>
                              </w:rPr>
                            </w:pPr>
                          </w:p>
                          <w:p w14:paraId="52ED07E8" w14:textId="458D5955" w:rsidR="00874485" w:rsidRPr="00657AF2" w:rsidRDefault="008457E6"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Level-300 Demonstration</w:t>
                            </w:r>
                          </w:p>
                          <w:p w14:paraId="6A554059" w14:textId="77777777" w:rsidR="00874485" w:rsidRPr="00657AF2" w:rsidRDefault="00874485" w:rsidP="00657AF2">
                            <w:pPr>
                              <w:spacing w:after="0" w:line="216" w:lineRule="auto"/>
                              <w:rPr>
                                <w:rFonts w:asciiTheme="majorHAnsi" w:hAnsiTheme="majorHAnsi"/>
                                <w:color w:val="FFFFFF" w:themeColor="background1"/>
                                <w:sz w:val="52"/>
                                <w:szCs w:val="104"/>
                              </w:rPr>
                            </w:pPr>
                          </w:p>
                          <w:p w14:paraId="03CB756A" w14:textId="6E1C5A2A" w:rsidR="00874485" w:rsidRDefault="008457E6"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Script</w:t>
                            </w:r>
                          </w:p>
                          <w:p w14:paraId="639273D7" w14:textId="2F64121D" w:rsidR="00874485" w:rsidRDefault="00874485"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Version 1.0</w:t>
                            </w:r>
                          </w:p>
                          <w:p w14:paraId="0472F353" w14:textId="77777777" w:rsidR="00874485" w:rsidRDefault="00874485" w:rsidP="00657AF2">
                            <w:pPr>
                              <w:spacing w:after="0" w:line="216" w:lineRule="auto"/>
                              <w:rPr>
                                <w:rFonts w:asciiTheme="majorHAnsi" w:hAnsiTheme="majorHAnsi"/>
                                <w:color w:val="FFFFFF" w:themeColor="background1"/>
                                <w:sz w:val="40"/>
                                <w:szCs w:val="104"/>
                              </w:rPr>
                            </w:pPr>
                          </w:p>
                          <w:p w14:paraId="48ED6010" w14:textId="3D770BB1" w:rsidR="00874485" w:rsidRPr="00657AF2" w:rsidRDefault="00ED4099" w:rsidP="00657A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08/21</w:t>
                            </w:r>
                            <w:r w:rsidR="00874485">
                              <w:rPr>
                                <w:rFonts w:asciiTheme="majorHAnsi" w:hAnsiTheme="majorHAnsi"/>
                                <w:color w:val="FFFFFF" w:themeColor="background1"/>
                                <w:sz w:val="40"/>
                                <w:szCs w:val="104"/>
                              </w:rPr>
                              <w:t>/2015</w:t>
                            </w:r>
                          </w:p>
                          <w:p w14:paraId="109F2F0A" w14:textId="77777777" w:rsidR="00874485" w:rsidRDefault="00874485" w:rsidP="003647E9"/>
                          <w:p w14:paraId="45DC52D9" w14:textId="77777777" w:rsidR="00874485" w:rsidRDefault="00874485" w:rsidP="003647E9"/>
                          <w:p w14:paraId="5BD0F2FE" w14:textId="77777777" w:rsidR="00874485" w:rsidRDefault="00874485" w:rsidP="003915F0">
                            <w:pPr>
                              <w:spacing w:after="0" w:line="240" w:lineRule="auto"/>
                            </w:pPr>
                            <w:r>
                              <w:t>Prepared for: Darmadi Komo</w:t>
                            </w:r>
                          </w:p>
                          <w:p w14:paraId="41671352" w14:textId="7A06DF59" w:rsidR="00874485" w:rsidRDefault="00874485" w:rsidP="003915F0">
                            <w:pPr>
                              <w:spacing w:after="0" w:line="240" w:lineRule="auto"/>
                            </w:pPr>
                            <w:r>
                              <w:t>Prepared by: 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5E36" id="Rectangle 2" o:spid="_x0000_s1026" style="position:absolute;margin-left:-15.6pt;margin-top:-18pt;width:7in;height:8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0E986704" w14:textId="77777777" w:rsidR="00874485" w:rsidRDefault="00874485" w:rsidP="00657AF2">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5DED699E" wp14:editId="555E9F1D">
                            <wp:extent cx="2882189" cy="369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3DF7D4FE" w14:textId="77777777" w:rsidR="00874485" w:rsidRDefault="00874485" w:rsidP="00657AF2">
                      <w:pPr>
                        <w:spacing w:after="0" w:line="216" w:lineRule="auto"/>
                        <w:rPr>
                          <w:rFonts w:asciiTheme="majorHAnsi" w:hAnsiTheme="majorHAnsi"/>
                          <w:color w:val="FFFFFF" w:themeColor="background1"/>
                          <w:sz w:val="104"/>
                          <w:szCs w:val="104"/>
                        </w:rPr>
                      </w:pPr>
                    </w:p>
                    <w:p w14:paraId="7A13FC26" w14:textId="4EF21CE0" w:rsidR="00874485" w:rsidRPr="00BD236F" w:rsidRDefault="00FF0D14" w:rsidP="00657AF2">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 – Vertical Scaling</w:t>
                      </w:r>
                    </w:p>
                    <w:p w14:paraId="6BBD2979" w14:textId="77777777" w:rsidR="00874485" w:rsidRPr="00657AF2" w:rsidRDefault="00874485" w:rsidP="00657AF2">
                      <w:pPr>
                        <w:spacing w:after="0" w:line="216" w:lineRule="auto"/>
                        <w:rPr>
                          <w:rFonts w:asciiTheme="majorHAnsi" w:hAnsiTheme="majorHAnsi"/>
                          <w:color w:val="FFFFFF" w:themeColor="background1"/>
                          <w:sz w:val="104"/>
                          <w:szCs w:val="104"/>
                        </w:rPr>
                      </w:pPr>
                    </w:p>
                    <w:p w14:paraId="52ED07E8" w14:textId="458D5955" w:rsidR="00874485" w:rsidRPr="00657AF2" w:rsidRDefault="008457E6" w:rsidP="00657AF2">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Level-300 Demonstration</w:t>
                      </w:r>
                    </w:p>
                    <w:p w14:paraId="6A554059" w14:textId="77777777" w:rsidR="00874485" w:rsidRPr="00657AF2" w:rsidRDefault="00874485" w:rsidP="00657AF2">
                      <w:pPr>
                        <w:spacing w:after="0" w:line="216" w:lineRule="auto"/>
                        <w:rPr>
                          <w:rFonts w:asciiTheme="majorHAnsi" w:hAnsiTheme="majorHAnsi"/>
                          <w:color w:val="FFFFFF" w:themeColor="background1"/>
                          <w:sz w:val="52"/>
                          <w:szCs w:val="104"/>
                        </w:rPr>
                      </w:pPr>
                    </w:p>
                    <w:p w14:paraId="03CB756A" w14:textId="6E1C5A2A" w:rsidR="00874485" w:rsidRDefault="008457E6"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Script</w:t>
                      </w:r>
                    </w:p>
                    <w:p w14:paraId="639273D7" w14:textId="2F64121D" w:rsidR="00874485" w:rsidRDefault="00874485" w:rsidP="003915F0">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Version 1.0</w:t>
                      </w:r>
                    </w:p>
                    <w:p w14:paraId="0472F353" w14:textId="77777777" w:rsidR="00874485" w:rsidRDefault="00874485" w:rsidP="00657AF2">
                      <w:pPr>
                        <w:spacing w:after="0" w:line="216" w:lineRule="auto"/>
                        <w:rPr>
                          <w:rFonts w:asciiTheme="majorHAnsi" w:hAnsiTheme="majorHAnsi"/>
                          <w:color w:val="FFFFFF" w:themeColor="background1"/>
                          <w:sz w:val="40"/>
                          <w:szCs w:val="104"/>
                        </w:rPr>
                      </w:pPr>
                    </w:p>
                    <w:p w14:paraId="48ED6010" w14:textId="3D770BB1" w:rsidR="00874485" w:rsidRPr="00657AF2" w:rsidRDefault="00ED4099" w:rsidP="00657AF2">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08/21</w:t>
                      </w:r>
                      <w:bookmarkStart w:id="1" w:name="_GoBack"/>
                      <w:bookmarkEnd w:id="1"/>
                      <w:r w:rsidR="00874485">
                        <w:rPr>
                          <w:rFonts w:asciiTheme="majorHAnsi" w:hAnsiTheme="majorHAnsi"/>
                          <w:color w:val="FFFFFF" w:themeColor="background1"/>
                          <w:sz w:val="40"/>
                          <w:szCs w:val="104"/>
                        </w:rPr>
                        <w:t>/2015</w:t>
                      </w:r>
                    </w:p>
                    <w:p w14:paraId="109F2F0A" w14:textId="77777777" w:rsidR="00874485" w:rsidRDefault="00874485" w:rsidP="003647E9"/>
                    <w:p w14:paraId="45DC52D9" w14:textId="77777777" w:rsidR="00874485" w:rsidRDefault="00874485" w:rsidP="003647E9"/>
                    <w:p w14:paraId="5BD0F2FE" w14:textId="77777777" w:rsidR="00874485" w:rsidRDefault="00874485" w:rsidP="003915F0">
                      <w:pPr>
                        <w:spacing w:after="0" w:line="240" w:lineRule="auto"/>
                      </w:pPr>
                      <w:r>
                        <w:t>Prepared for: Darmadi Komo</w:t>
                      </w:r>
                    </w:p>
                    <w:p w14:paraId="41671352" w14:textId="7A06DF59" w:rsidR="00874485" w:rsidRDefault="00874485" w:rsidP="003915F0">
                      <w:pPr>
                        <w:spacing w:after="0" w:line="240" w:lineRule="auto"/>
                      </w:pPr>
                      <w:r>
                        <w:t>Prepared by: Prowess Consulting</w:t>
                      </w:r>
                    </w:p>
                  </w:txbxContent>
                </v:textbox>
              </v:rect>
            </w:pict>
          </mc:Fallback>
        </mc:AlternateContent>
      </w:r>
    </w:p>
    <w:p w14:paraId="5FED1271" w14:textId="77777777" w:rsidR="00657AF2" w:rsidRDefault="00657AF2" w:rsidP="00657AF2">
      <w:pPr>
        <w:spacing w:after="0" w:line="216" w:lineRule="auto"/>
        <w:rPr>
          <w:rFonts w:asciiTheme="majorHAnsi" w:hAnsiTheme="majorHAnsi"/>
          <w:sz w:val="56"/>
          <w:szCs w:val="104"/>
        </w:rPr>
      </w:pPr>
      <w:r w:rsidRPr="00657AF2">
        <w:rPr>
          <w:rFonts w:asciiTheme="majorHAnsi" w:hAnsiTheme="majorHAnsi"/>
          <w:sz w:val="56"/>
          <w:szCs w:val="104"/>
        </w:rPr>
        <w:t xml:space="preserve"> </w:t>
      </w:r>
    </w:p>
    <w:p w14:paraId="24E95238" w14:textId="77777777" w:rsidR="00657AF2" w:rsidRDefault="00657AF2">
      <w:pPr>
        <w:rPr>
          <w:rFonts w:asciiTheme="majorHAnsi" w:hAnsiTheme="majorHAnsi"/>
          <w:sz w:val="56"/>
          <w:szCs w:val="104"/>
        </w:rPr>
      </w:pPr>
      <w:r>
        <w:rPr>
          <w:rFonts w:asciiTheme="majorHAnsi" w:hAnsiTheme="majorHAnsi"/>
          <w:sz w:val="56"/>
          <w:szCs w:val="104"/>
        </w:rPr>
        <w:br w:type="page"/>
      </w:r>
    </w:p>
    <w:p w14:paraId="48760A04" w14:textId="736B19DC" w:rsidR="003915F0" w:rsidRDefault="003915F0" w:rsidP="00BD236F">
      <w:pPr>
        <w:spacing w:after="0" w:line="216" w:lineRule="auto"/>
        <w:rPr>
          <w:rFonts w:asciiTheme="majorHAnsi" w:hAnsiTheme="majorHAnsi"/>
          <w:color w:val="7F7F7F" w:themeColor="accent4"/>
          <w:sz w:val="52"/>
          <w:szCs w:val="104"/>
        </w:rPr>
      </w:pPr>
      <w:bookmarkStart w:id="0" w:name="_Toc424923568"/>
      <w:r w:rsidRPr="003915F0">
        <w:rPr>
          <w:rFonts w:asciiTheme="majorHAnsi" w:hAnsiTheme="majorHAnsi"/>
          <w:color w:val="7F7F7F" w:themeColor="accent4"/>
          <w:sz w:val="52"/>
          <w:szCs w:val="104"/>
        </w:rPr>
        <w:lastRenderedPageBreak/>
        <w:t>Overview</w:t>
      </w:r>
      <w:bookmarkEnd w:id="0"/>
    </w:p>
    <w:p w14:paraId="29D4C17A" w14:textId="6DB1C143" w:rsidR="003915F0" w:rsidRDefault="00CA017C" w:rsidP="00CA017C">
      <w:r>
        <w:t>This demonstration</w:t>
      </w:r>
      <w:r w:rsidR="003915F0" w:rsidRPr="00DB3169">
        <w:t xml:space="preserve"> explore</w:t>
      </w:r>
      <w:r>
        <w:t>s</w:t>
      </w:r>
      <w:r w:rsidR="003915F0" w:rsidRPr="00DB3169">
        <w:t xml:space="preserve"> </w:t>
      </w:r>
      <w:r>
        <w:t>vertical scaling in</w:t>
      </w:r>
      <w:r w:rsidR="003915F0" w:rsidRPr="00DB3169">
        <w:t xml:space="preserve"> </w:t>
      </w:r>
      <w:r w:rsidR="003915F0">
        <w:t xml:space="preserve">Microsoft </w:t>
      </w:r>
      <w:r w:rsidR="003915F0" w:rsidRPr="00DB3169">
        <w:t>Azure SQL Database in the context of a software-as-a-service (SaaS) provider</w:t>
      </w:r>
      <w:r w:rsidR="000219CD">
        <w:t>, Wingt</w:t>
      </w:r>
      <w:r w:rsidR="003915F0">
        <w:t>ip</w:t>
      </w:r>
      <w:r w:rsidR="000219CD">
        <w:t xml:space="preserve"> </w:t>
      </w:r>
      <w:r w:rsidR="003915F0">
        <w:t xml:space="preserve">Tickets, </w:t>
      </w:r>
      <w:r w:rsidR="000219CD">
        <w:t>which</w:t>
      </w:r>
      <w:r w:rsidR="003915F0">
        <w:t xml:space="preserve"> </w:t>
      </w:r>
      <w:r w:rsidR="000219CD">
        <w:t>provides ticketing software to a</w:t>
      </w:r>
      <w:r w:rsidR="003915F0">
        <w:t>rtists</w:t>
      </w:r>
      <w:r w:rsidR="000219CD">
        <w:t xml:space="preserve"> and groups</w:t>
      </w:r>
      <w:r w:rsidR="003915F0" w:rsidRPr="00DB3169">
        <w:t xml:space="preserve">. </w:t>
      </w:r>
      <w:r>
        <w:t>This demonstration centers on the</w:t>
      </w:r>
      <w:r w:rsidR="000219CD">
        <w:t xml:space="preserve"> t</w:t>
      </w:r>
      <w:r w:rsidR="003915F0" w:rsidRPr="00DB3169">
        <w:t xml:space="preserve">enant </w:t>
      </w:r>
      <w:r w:rsidR="003915F0">
        <w:t>Julie</w:t>
      </w:r>
      <w:r w:rsidR="003915F0" w:rsidRPr="006D0FDD">
        <w:t xml:space="preserve"> and the Plantes</w:t>
      </w:r>
      <w:r w:rsidR="003915F0" w:rsidRPr="00DD034A">
        <w:t xml:space="preserve"> </w:t>
      </w:r>
      <w:r w:rsidR="003915F0" w:rsidRPr="00DB3169">
        <w:t>(a fictitious pop</w:t>
      </w:r>
      <w:r w:rsidR="003915F0">
        <w:t>-</w:t>
      </w:r>
      <w:r w:rsidR="003915F0" w:rsidRPr="00DB3169">
        <w:t xml:space="preserve">music </w:t>
      </w:r>
      <w:r w:rsidR="003915F0">
        <w:t>tenant</w:t>
      </w:r>
      <w:r w:rsidR="003915F0" w:rsidRPr="00DB3169">
        <w:t>)</w:t>
      </w:r>
      <w:r>
        <w:t xml:space="preserve">. </w:t>
      </w:r>
    </w:p>
    <w:p w14:paraId="620F3E09" w14:textId="77777777" w:rsidR="003915F0" w:rsidRPr="00DB3169" w:rsidRDefault="003915F0" w:rsidP="003915F0">
      <w:pPr>
        <w:pStyle w:val="NormalBulleted"/>
        <w:numPr>
          <w:ilvl w:val="0"/>
          <w:numId w:val="0"/>
        </w:numPr>
      </w:pPr>
      <w:r>
        <w:t>Other Tenants that will be discussed in future labs, will include the following:</w:t>
      </w:r>
    </w:p>
    <w:p w14:paraId="7DCBBB81" w14:textId="77777777" w:rsidR="003915F0" w:rsidRDefault="003915F0" w:rsidP="003915F0">
      <w:pPr>
        <w:pStyle w:val="NormalBulleted"/>
      </w:pPr>
      <w:r w:rsidRPr="006D0FDD">
        <w:t>The Archie Boyle Band</w:t>
      </w:r>
      <w:r w:rsidRPr="00DB3169">
        <w:t xml:space="preserve"> (a fictitious rock</w:t>
      </w:r>
      <w:r>
        <w:t>-</w:t>
      </w:r>
      <w:r w:rsidRPr="00DB3169">
        <w:t xml:space="preserve">music </w:t>
      </w:r>
      <w:r>
        <w:t>tenant</w:t>
      </w:r>
      <w:r w:rsidRPr="00DB3169">
        <w:t>)</w:t>
      </w:r>
    </w:p>
    <w:p w14:paraId="0BE534B5" w14:textId="77777777" w:rsidR="003915F0" w:rsidRPr="00DB3169" w:rsidRDefault="003915F0" w:rsidP="003915F0">
      <w:pPr>
        <w:pStyle w:val="NormalBulleted"/>
      </w:pPr>
      <w:r w:rsidRPr="006D0FDD">
        <w:t>Walla Walla Symphony</w:t>
      </w:r>
      <w:r w:rsidRPr="00DD034A">
        <w:t xml:space="preserve"> </w:t>
      </w:r>
      <w:r w:rsidRPr="00DB3169">
        <w:t>(a fictitious classical</w:t>
      </w:r>
      <w:r>
        <w:t>-</w:t>
      </w:r>
      <w:r w:rsidRPr="00DB3169">
        <w:t xml:space="preserve">music </w:t>
      </w:r>
      <w:r>
        <w:t>tenant</w:t>
      </w:r>
      <w:r w:rsidRPr="00DB3169">
        <w:t>)</w:t>
      </w:r>
    </w:p>
    <w:p w14:paraId="2CA3286B" w14:textId="242A606E" w:rsidR="003915F0" w:rsidRDefault="000219CD" w:rsidP="003915F0">
      <w:pPr>
        <w:pStyle w:val="Heading2"/>
      </w:pPr>
      <w:r>
        <w:t xml:space="preserve">Demo </w:t>
      </w:r>
      <w:r w:rsidR="003915F0" w:rsidRPr="00DB3169">
        <w:t>Architecture</w:t>
      </w:r>
    </w:p>
    <w:p w14:paraId="3D20977B" w14:textId="0A525A28" w:rsidR="003915F0" w:rsidRPr="00DB3169" w:rsidRDefault="003915F0" w:rsidP="005B5157">
      <w:r w:rsidRPr="005B5157">
        <w:t xml:space="preserve"> </w:t>
      </w:r>
      <w:r>
        <w:rPr>
          <w:noProof/>
        </w:rPr>
        <w:drawing>
          <wp:inline distT="0" distB="0" distL="0" distR="0" wp14:anchorId="532287A0" wp14:editId="6EB9DCB7">
            <wp:extent cx="5938358" cy="269748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00C6D3CB" w14:textId="5E26EE63" w:rsidR="003E447E" w:rsidRPr="003915F0" w:rsidRDefault="003915F0" w:rsidP="003915F0">
      <w:pPr>
        <w:pStyle w:val="Caption"/>
      </w:pPr>
      <w:r w:rsidRPr="00DB3169">
        <w:rPr>
          <w:b/>
        </w:rPr>
        <w:t xml:space="preserve">Figure </w:t>
      </w:r>
      <w:r w:rsidRPr="00DB3169">
        <w:rPr>
          <w:b/>
        </w:rPr>
        <w:fldChar w:fldCharType="begin"/>
      </w:r>
      <w:r w:rsidRPr="00DB3169">
        <w:rPr>
          <w:b/>
        </w:rPr>
        <w:instrText xml:space="preserve"> SEQ Figure \* ARABIC </w:instrText>
      </w:r>
      <w:r w:rsidRPr="00DB3169">
        <w:rPr>
          <w:b/>
        </w:rPr>
        <w:fldChar w:fldCharType="separate"/>
      </w:r>
      <w:r>
        <w:rPr>
          <w:b/>
          <w:noProof/>
        </w:rPr>
        <w:t>1</w:t>
      </w:r>
      <w:r w:rsidRPr="00DB3169">
        <w:rPr>
          <w:b/>
        </w:rPr>
        <w:fldChar w:fldCharType="end"/>
      </w:r>
      <w:r w:rsidRPr="00DB3169">
        <w:t xml:space="preserve"> Overall architecture of the </w:t>
      </w:r>
      <w:r w:rsidR="00CA017C">
        <w:t>demo</w:t>
      </w:r>
      <w:r w:rsidRPr="00DB3169">
        <w:t xml:space="preserve"> components</w:t>
      </w:r>
      <w:r w:rsidR="003E447E" w:rsidRPr="003915F0">
        <w:rPr>
          <w:rFonts w:asciiTheme="majorHAnsi" w:hAnsiTheme="majorHAnsi"/>
          <w:color w:val="7F7F7F" w:themeColor="accent4"/>
          <w:sz w:val="52"/>
          <w:szCs w:val="104"/>
        </w:rPr>
        <w:br w:type="page"/>
      </w:r>
    </w:p>
    <w:tbl>
      <w:tblPr>
        <w:tblStyle w:val="TableGrid"/>
        <w:tblW w:w="150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5004"/>
        <w:gridCol w:w="6964"/>
        <w:gridCol w:w="3121"/>
      </w:tblGrid>
      <w:tr w:rsidR="00772502" w14:paraId="7D1ED5E1" w14:textId="77777777" w:rsidTr="003B58DB">
        <w:trPr>
          <w:trHeight w:val="241"/>
        </w:trPr>
        <w:tc>
          <w:tcPr>
            <w:tcW w:w="5004" w:type="dxa"/>
            <w:shd w:val="clear" w:color="auto" w:fill="00BCF2" w:themeFill="accent1"/>
            <w:vAlign w:val="center"/>
          </w:tcPr>
          <w:p w14:paraId="734FBEC9" w14:textId="572BDBC3" w:rsidR="003E69DB" w:rsidRPr="003E69DB" w:rsidRDefault="003E69DB" w:rsidP="003E69DB">
            <w:pPr>
              <w:spacing w:line="216" w:lineRule="auto"/>
              <w:rPr>
                <w:rFonts w:cstheme="minorHAnsi"/>
                <w:color w:val="FFFFFF" w:themeColor="background1"/>
                <w:sz w:val="16"/>
                <w:szCs w:val="104"/>
              </w:rPr>
            </w:pPr>
            <w:r w:rsidRPr="003E69DB">
              <w:rPr>
                <w:rFonts w:cstheme="minorHAnsi"/>
                <w:color w:val="FFFFFF" w:themeColor="background1"/>
                <w:sz w:val="16"/>
                <w:szCs w:val="104"/>
              </w:rPr>
              <w:lastRenderedPageBreak/>
              <w:t>Screen</w:t>
            </w:r>
          </w:p>
        </w:tc>
        <w:tc>
          <w:tcPr>
            <w:tcW w:w="6964" w:type="dxa"/>
            <w:shd w:val="clear" w:color="auto" w:fill="0072C6" w:themeFill="accent5"/>
            <w:vAlign w:val="center"/>
          </w:tcPr>
          <w:p w14:paraId="55570F1E" w14:textId="77777777" w:rsidR="003E69DB" w:rsidRPr="00C66388" w:rsidRDefault="003E69DB" w:rsidP="003E69DB">
            <w:pPr>
              <w:spacing w:line="216" w:lineRule="auto"/>
              <w:rPr>
                <w:rFonts w:asciiTheme="majorHAnsi" w:hAnsiTheme="majorHAnsi" w:cstheme="minorHAnsi"/>
                <w:color w:val="FFFFFF" w:themeColor="background1"/>
              </w:rPr>
            </w:pPr>
            <w:r w:rsidRPr="00C66388">
              <w:rPr>
                <w:rFonts w:cstheme="minorHAnsi"/>
                <w:color w:val="FFFFFF" w:themeColor="background1"/>
                <w:sz w:val="16"/>
                <w:szCs w:val="104"/>
              </w:rPr>
              <w:t>Click Steps</w:t>
            </w:r>
          </w:p>
        </w:tc>
        <w:tc>
          <w:tcPr>
            <w:tcW w:w="3121" w:type="dxa"/>
            <w:shd w:val="clear" w:color="auto" w:fill="003863" w:themeFill="accent5" w:themeFillShade="80"/>
            <w:vAlign w:val="center"/>
          </w:tcPr>
          <w:p w14:paraId="07EBD389" w14:textId="77777777" w:rsidR="003E69DB" w:rsidRPr="003E69DB" w:rsidRDefault="003E69DB" w:rsidP="003E69DB">
            <w:pPr>
              <w:spacing w:line="216" w:lineRule="auto"/>
              <w:rPr>
                <w:rFonts w:cstheme="minorHAnsi"/>
                <w:color w:val="FFFFFF" w:themeColor="background1"/>
                <w:sz w:val="16"/>
                <w:szCs w:val="104"/>
              </w:rPr>
            </w:pPr>
            <w:r w:rsidRPr="003E69DB">
              <w:rPr>
                <w:rFonts w:cstheme="minorHAnsi"/>
                <w:color w:val="FFFFFF" w:themeColor="background1"/>
                <w:sz w:val="16"/>
                <w:szCs w:val="104"/>
              </w:rPr>
              <w:t>Demo Script</w:t>
            </w:r>
          </w:p>
        </w:tc>
      </w:tr>
      <w:tr w:rsidR="00F2628C" w14:paraId="565B865E" w14:textId="77777777" w:rsidTr="007827CD">
        <w:trPr>
          <w:trHeight w:val="241"/>
        </w:trPr>
        <w:tc>
          <w:tcPr>
            <w:tcW w:w="5004" w:type="dxa"/>
            <w:shd w:val="clear" w:color="auto" w:fill="D9D9D9" w:themeFill="background1" w:themeFillShade="D9"/>
          </w:tcPr>
          <w:p w14:paraId="7D67A684" w14:textId="77777777" w:rsidR="0048038B" w:rsidRPr="00D0036F" w:rsidRDefault="0048038B" w:rsidP="007827CD">
            <w:pPr>
              <w:spacing w:line="216" w:lineRule="auto"/>
              <w:rPr>
                <w:rFonts w:asciiTheme="majorHAnsi" w:hAnsiTheme="majorHAnsi"/>
                <w:color w:val="5F5F5F" w:themeColor="accent4" w:themeShade="BF"/>
              </w:rPr>
            </w:pPr>
          </w:p>
        </w:tc>
        <w:tc>
          <w:tcPr>
            <w:tcW w:w="6964" w:type="dxa"/>
            <w:shd w:val="clear" w:color="auto" w:fill="D9D9D9" w:themeFill="background1" w:themeFillShade="D9"/>
          </w:tcPr>
          <w:p w14:paraId="0C6C1602" w14:textId="724480AC" w:rsidR="0048038B" w:rsidRPr="00DB2398" w:rsidRDefault="0031381A" w:rsidP="007827CD">
            <w:pPr>
              <w:rPr>
                <w:rFonts w:asciiTheme="majorHAnsi" w:hAnsiTheme="majorHAnsi" w:cstheme="minorHAnsi"/>
                <w:b/>
              </w:rPr>
            </w:pPr>
            <w:bookmarkStart w:id="1" w:name="_Toc424923569"/>
            <w:commentRangeStart w:id="2"/>
            <w:r w:rsidRPr="00DB2398">
              <w:rPr>
                <w:b/>
              </w:rPr>
              <w:t>Section</w:t>
            </w:r>
            <w:r w:rsidR="00655330" w:rsidRPr="00DB2398">
              <w:rPr>
                <w:b/>
              </w:rPr>
              <w:t xml:space="preserve"> 0: Lab Setup</w:t>
            </w:r>
            <w:bookmarkEnd w:id="1"/>
            <w:commentRangeEnd w:id="2"/>
            <w:r w:rsidR="005511DD">
              <w:rPr>
                <w:rStyle w:val="CommentReference"/>
              </w:rPr>
              <w:commentReference w:id="2"/>
            </w:r>
          </w:p>
        </w:tc>
        <w:tc>
          <w:tcPr>
            <w:tcW w:w="3121" w:type="dxa"/>
            <w:shd w:val="clear" w:color="auto" w:fill="D9D9D9" w:themeFill="background1" w:themeFillShade="D9"/>
          </w:tcPr>
          <w:p w14:paraId="29950E8A" w14:textId="2A606889" w:rsidR="0048038B" w:rsidRPr="00D207F4" w:rsidRDefault="0048038B" w:rsidP="007827CD">
            <w:pPr>
              <w:rPr>
                <w:rFonts w:asciiTheme="majorHAnsi" w:hAnsiTheme="majorHAnsi"/>
              </w:rPr>
            </w:pPr>
          </w:p>
        </w:tc>
      </w:tr>
      <w:tr w:rsidR="00047100" w14:paraId="4DEC7E70" w14:textId="77777777" w:rsidTr="007827CD">
        <w:trPr>
          <w:trHeight w:val="241"/>
        </w:trPr>
        <w:tc>
          <w:tcPr>
            <w:tcW w:w="5004" w:type="dxa"/>
          </w:tcPr>
          <w:p w14:paraId="149E4AA3" w14:textId="77777777" w:rsidR="00047100" w:rsidRPr="00D0036F" w:rsidRDefault="00047100" w:rsidP="007827CD">
            <w:pPr>
              <w:rPr>
                <w:rFonts w:asciiTheme="majorHAnsi" w:hAnsiTheme="majorHAnsi"/>
              </w:rPr>
            </w:pPr>
          </w:p>
        </w:tc>
        <w:tc>
          <w:tcPr>
            <w:tcW w:w="6964" w:type="dxa"/>
          </w:tcPr>
          <w:p w14:paraId="1521AD6B" w14:textId="72A5D28C" w:rsidR="00655330" w:rsidRDefault="00655330" w:rsidP="00655330">
            <w:r w:rsidRPr="00DB3169">
              <w:t xml:space="preserve">Because this </w:t>
            </w:r>
            <w:r w:rsidR="0005630A">
              <w:t>demonstration</w:t>
            </w:r>
            <w:r w:rsidRPr="00DB3169">
              <w:t xml:space="preserve"> uses the Azure public cloud, all server names must be unique. To help ensure this, the </w:t>
            </w:r>
            <w:r w:rsidRPr="00E93CB2">
              <w:t>New-WTTEnvironment</w:t>
            </w:r>
            <w:r>
              <w:t xml:space="preserve"> PowerShell </w:t>
            </w:r>
            <w:r w:rsidRPr="00DB3169">
              <w:t>script</w:t>
            </w:r>
            <w:r>
              <w:t xml:space="preserve"> that</w:t>
            </w:r>
            <w:r w:rsidRPr="00DB3169">
              <w:t xml:space="preserve"> you used to configure this </w:t>
            </w:r>
            <w:r w:rsidR="0005630A">
              <w:t>demo</w:t>
            </w:r>
            <w:r w:rsidRPr="00DB3169">
              <w:t xml:space="preserve"> automatically generated unique server names based on the </w:t>
            </w:r>
            <w:r>
              <w:t xml:space="preserve">environment name that </w:t>
            </w:r>
            <w:r w:rsidRPr="00DB3169">
              <w:t xml:space="preserve">you supplied during configuration. </w:t>
            </w:r>
            <w:r>
              <w:t xml:space="preserve">This </w:t>
            </w:r>
            <w:r w:rsidR="0005630A">
              <w:t>demo script</w:t>
            </w:r>
            <w:r>
              <w:t xml:space="preserve"> </w:t>
            </w:r>
            <w:r w:rsidRPr="00DB3169">
              <w:t>uses the following server names</w:t>
            </w:r>
            <w:r>
              <w:t>, to illustrate an example where the environment was setup as follows:</w:t>
            </w:r>
          </w:p>
          <w:p w14:paraId="48069F89" w14:textId="77777777" w:rsidR="00655330" w:rsidRPr="00DB3169" w:rsidRDefault="00655330" w:rsidP="00655330">
            <w:r>
              <w:rPr>
                <w:rFonts w:ascii="Courier New" w:hAnsi="Courier New" w:cs="Courier New"/>
                <w:sz w:val="20"/>
              </w:rPr>
              <w:t>New-WTTEnvironment –</w:t>
            </w:r>
            <w:r w:rsidRPr="00813C6E">
              <w:rPr>
                <w:rFonts w:ascii="Courier New" w:hAnsi="Courier New" w:cs="Courier New"/>
                <w:sz w:val="20"/>
              </w:rPr>
              <w:t>WTTEnvironmentApplicationName</w:t>
            </w:r>
            <w:r>
              <w:rPr>
                <w:rFonts w:ascii="Courier New" w:hAnsi="Courier New" w:cs="Courier New"/>
                <w:sz w:val="20"/>
              </w:rPr>
              <w:t xml:space="preserve"> mbjulieandtheplantes</w:t>
            </w:r>
          </w:p>
          <w:p w14:paraId="4123376A" w14:textId="77777777" w:rsidR="00655330" w:rsidRPr="00DB3169" w:rsidRDefault="00655330" w:rsidP="00655330">
            <w:pPr>
              <w:pStyle w:val="NormalBulleted"/>
            </w:pPr>
            <w:r w:rsidRPr="00A6485C">
              <w:rPr>
                <w:i/>
              </w:rPr>
              <w:t>mb</w:t>
            </w:r>
            <w:r>
              <w:rPr>
                <w:i/>
              </w:rPr>
              <w:t>julie</w:t>
            </w:r>
            <w:r w:rsidRPr="00A6485C">
              <w:rPr>
                <w:i/>
              </w:rPr>
              <w:t>andtheplantesprimary.database.windows.net</w:t>
            </w:r>
            <w:r w:rsidRPr="00DB3169">
              <w:t xml:space="preserve"> (Primary Database Server)</w:t>
            </w:r>
          </w:p>
          <w:p w14:paraId="7F11C5E1" w14:textId="77777777" w:rsidR="00655330" w:rsidRPr="00DB3169" w:rsidRDefault="00655330" w:rsidP="00655330">
            <w:pPr>
              <w:pStyle w:val="NormalBulleted"/>
            </w:pPr>
            <w:r w:rsidRPr="00A6485C">
              <w:rPr>
                <w:i/>
              </w:rPr>
              <w:t>mb</w:t>
            </w:r>
            <w:r>
              <w:rPr>
                <w:i/>
              </w:rPr>
              <w:t>julie</w:t>
            </w:r>
            <w:r w:rsidRPr="00A6485C">
              <w:rPr>
                <w:i/>
              </w:rPr>
              <w:t>andtheplantessecondary.database.windows.net</w:t>
            </w:r>
            <w:r w:rsidRPr="00DB3169">
              <w:t xml:space="preserve"> (Secondary Database Server)</w:t>
            </w:r>
          </w:p>
          <w:p w14:paraId="67E149EA" w14:textId="77777777" w:rsidR="00655330" w:rsidRPr="00DB3169" w:rsidRDefault="00655330" w:rsidP="00655330">
            <w:pPr>
              <w:pStyle w:val="NormalBulleted"/>
            </w:pPr>
            <w:r w:rsidRPr="00A6485C">
              <w:rPr>
                <w:i/>
              </w:rPr>
              <w:t>mb</w:t>
            </w:r>
            <w:r>
              <w:rPr>
                <w:i/>
              </w:rPr>
              <w:t>julie</w:t>
            </w:r>
            <w:r w:rsidRPr="00A6485C">
              <w:rPr>
                <w:i/>
              </w:rPr>
              <w:t>andtheplantesprimary.</w:t>
            </w:r>
            <w:r>
              <w:rPr>
                <w:i/>
              </w:rPr>
              <w:t>azurewebsites.net</w:t>
            </w:r>
            <w:r w:rsidRPr="00DB3169">
              <w:t xml:space="preserve"> (Primary </w:t>
            </w:r>
            <w:r>
              <w:t>WebApp</w:t>
            </w:r>
            <w:r w:rsidRPr="00DB3169">
              <w:t>)</w:t>
            </w:r>
          </w:p>
          <w:p w14:paraId="48DD758B" w14:textId="77777777" w:rsidR="00655330" w:rsidRPr="00DB3169" w:rsidRDefault="00655330" w:rsidP="00655330">
            <w:pPr>
              <w:pStyle w:val="NormalBulleted"/>
            </w:pPr>
            <w:r w:rsidRPr="007C06AF">
              <w:rPr>
                <w:i/>
              </w:rPr>
              <w:t>mb</w:t>
            </w:r>
            <w:r>
              <w:rPr>
                <w:i/>
              </w:rPr>
              <w:t>julie</w:t>
            </w:r>
            <w:r w:rsidRPr="007C06AF">
              <w:rPr>
                <w:i/>
              </w:rPr>
              <w:t>andtheplantessecondary.</w:t>
            </w:r>
            <w:r>
              <w:rPr>
                <w:i/>
              </w:rPr>
              <w:t>azurewebsites.net</w:t>
            </w:r>
            <w:r w:rsidRPr="00DB3169">
              <w:t xml:space="preserve"> (Secondary </w:t>
            </w:r>
            <w:r>
              <w:t>WebApp</w:t>
            </w:r>
            <w:r w:rsidRPr="00DB3169">
              <w:t>)</w:t>
            </w:r>
          </w:p>
          <w:p w14:paraId="72F31FAC" w14:textId="77777777" w:rsidR="00655330" w:rsidRPr="00DB3169" w:rsidRDefault="005511DD" w:rsidP="00655330">
            <w:pPr>
              <w:pStyle w:val="NormalBulleted"/>
            </w:pPr>
            <w:hyperlink r:id="rId17" w:history="1">
              <w:r w:rsidR="00655330" w:rsidRPr="00C446A0">
                <w:rPr>
                  <w:i/>
                </w:rPr>
                <w:t>mb</w:t>
              </w:r>
              <w:r w:rsidR="00655330">
                <w:rPr>
                  <w:i/>
                </w:rPr>
                <w:t>julie</w:t>
              </w:r>
              <w:r w:rsidR="00655330" w:rsidRPr="00C446A0">
                <w:rPr>
                  <w:i/>
                </w:rPr>
                <w:t>andtheplantes.trafficmanager.net</w:t>
              </w:r>
            </w:hyperlink>
            <w:r w:rsidR="00655330" w:rsidRPr="00C446A0">
              <w:rPr>
                <w:i/>
              </w:rPr>
              <w:t xml:space="preserve"> </w:t>
            </w:r>
            <w:r w:rsidR="00655330" w:rsidRPr="00DB3169">
              <w:t>(Traffic Manager</w:t>
            </w:r>
            <w:r w:rsidR="00655330">
              <w:t xml:space="preserve"> Profile</w:t>
            </w:r>
            <w:r w:rsidR="00655330" w:rsidRPr="00DB3169">
              <w:t>)</w:t>
            </w:r>
          </w:p>
          <w:p w14:paraId="741302F1" w14:textId="77777777" w:rsidR="00655330" w:rsidRDefault="00655330" w:rsidP="00655330">
            <w:pPr>
              <w:pStyle w:val="NormalBulleted"/>
            </w:pPr>
            <w:r w:rsidRPr="00856CD8">
              <w:rPr>
                <w:i/>
              </w:rPr>
              <w:t>mb</w:t>
            </w:r>
            <w:r>
              <w:rPr>
                <w:i/>
              </w:rPr>
              <w:t>julie</w:t>
            </w:r>
            <w:r w:rsidRPr="00856CD8">
              <w:rPr>
                <w:i/>
              </w:rPr>
              <w:t>andtheplantes</w:t>
            </w:r>
            <w:r w:rsidRPr="00DB3169">
              <w:t xml:space="preserve"> </w:t>
            </w:r>
            <w:r>
              <w:t>(</w:t>
            </w:r>
            <w:r w:rsidRPr="00DB3169">
              <w:t>Azure Storage</w:t>
            </w:r>
            <w:r>
              <w:t xml:space="preserve"> Account that contains: Audit Events </w:t>
            </w:r>
            <w:r w:rsidRPr="00DB3169">
              <w:t>Table</w:t>
            </w:r>
            <w:r>
              <w:t>)</w:t>
            </w:r>
          </w:p>
          <w:p w14:paraId="1864C254" w14:textId="77777777" w:rsidR="00655330" w:rsidRPr="00DB3169" w:rsidRDefault="00655330" w:rsidP="00655330">
            <w:pPr>
              <w:pStyle w:val="NormalBulleted"/>
            </w:pPr>
            <w:r w:rsidRPr="00750F5A">
              <w:rPr>
                <w:i/>
              </w:rPr>
              <w:t>mb</w:t>
            </w:r>
            <w:r>
              <w:rPr>
                <w:i/>
              </w:rPr>
              <w:t>julie</w:t>
            </w:r>
            <w:r w:rsidRPr="00750F5A">
              <w:rPr>
                <w:i/>
              </w:rPr>
              <w:t>andtheplantes</w:t>
            </w:r>
            <w:r w:rsidRPr="00DB3169">
              <w:t xml:space="preserve"> </w:t>
            </w:r>
            <w:r>
              <w:t>(Resource Group)</w:t>
            </w:r>
          </w:p>
          <w:p w14:paraId="17A1FAC0" w14:textId="6C7FBDD8" w:rsidR="00A64248" w:rsidRPr="00A96474" w:rsidRDefault="00655330" w:rsidP="00655330">
            <w:pPr>
              <w:rPr>
                <w:rFonts w:asciiTheme="majorHAnsi" w:hAnsiTheme="majorHAnsi" w:cstheme="minorHAnsi"/>
              </w:rPr>
            </w:pPr>
            <w:r>
              <w:t>Y</w:t>
            </w:r>
            <w:r w:rsidRPr="00DB3169">
              <w:t xml:space="preserve">our particular server names will have your initials prepended to them. For example, </w:t>
            </w:r>
            <w:r>
              <w:rPr>
                <w:i/>
              </w:rPr>
              <w:t>Primary WebApp</w:t>
            </w:r>
            <w:r w:rsidRPr="00DB3169">
              <w:t xml:space="preserve"> might be </w:t>
            </w:r>
            <w:r>
              <w:rPr>
                <w:i/>
              </w:rPr>
              <w:t>ghjulie</w:t>
            </w:r>
            <w:r w:rsidRPr="00A6485C">
              <w:rPr>
                <w:i/>
              </w:rPr>
              <w:t>andtheplantesprimary</w:t>
            </w:r>
            <w:r w:rsidRPr="00DB3169">
              <w:rPr>
                <w:i/>
              </w:rPr>
              <w:t>.</w:t>
            </w:r>
            <w:r>
              <w:rPr>
                <w:i/>
              </w:rPr>
              <w:t>azurewebsites.net</w:t>
            </w:r>
            <w:r w:rsidRPr="00DB3169">
              <w:t>.</w:t>
            </w:r>
          </w:p>
        </w:tc>
        <w:tc>
          <w:tcPr>
            <w:tcW w:w="3121" w:type="dxa"/>
          </w:tcPr>
          <w:p w14:paraId="3C1D5FAF" w14:textId="77777777" w:rsidR="00047100" w:rsidRPr="00EF6AD5" w:rsidRDefault="00047100" w:rsidP="007827CD">
            <w:pPr>
              <w:rPr>
                <w:rFonts w:asciiTheme="majorHAnsi" w:hAnsiTheme="majorHAnsi"/>
                <w:b/>
              </w:rPr>
            </w:pPr>
          </w:p>
        </w:tc>
        <w:bookmarkStart w:id="3" w:name="_GoBack"/>
        <w:bookmarkEnd w:id="3"/>
      </w:tr>
      <w:tr w:rsidR="00E305A6" w14:paraId="45F5B30E" w14:textId="77777777" w:rsidTr="007827CD">
        <w:trPr>
          <w:trHeight w:val="241"/>
        </w:trPr>
        <w:tc>
          <w:tcPr>
            <w:tcW w:w="5004" w:type="dxa"/>
          </w:tcPr>
          <w:p w14:paraId="3F3C5D2E" w14:textId="5522DE87" w:rsidR="00E305A6" w:rsidRPr="00E305A6" w:rsidRDefault="00874485" w:rsidP="007827CD">
            <w:pPr>
              <w:rPr>
                <w:rFonts w:asciiTheme="majorHAnsi" w:hAnsiTheme="majorHAnsi"/>
              </w:rPr>
            </w:pPr>
            <w:r>
              <w:rPr>
                <w:noProof/>
              </w:rPr>
              <w:lastRenderedPageBreak/>
              <w:drawing>
                <wp:inline distT="0" distB="0" distL="0" distR="0" wp14:anchorId="35BFB963" wp14:editId="5442D838">
                  <wp:extent cx="3013710" cy="3512795"/>
                  <wp:effectExtent l="19050" t="19050" r="1524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154" r="49679"/>
                          <a:stretch/>
                        </pic:blipFill>
                        <pic:spPr bwMode="auto">
                          <a:xfrm>
                            <a:off x="0" y="0"/>
                            <a:ext cx="3023663" cy="3524396"/>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46232D74" w14:textId="3D890B1E" w:rsidR="00874485" w:rsidRPr="00874485" w:rsidRDefault="00874485" w:rsidP="00874485">
            <w:pPr>
              <w:rPr>
                <w:rFonts w:asciiTheme="majorHAnsi" w:hAnsiTheme="majorHAnsi" w:cstheme="majorHAnsi"/>
              </w:rPr>
            </w:pPr>
            <w:r w:rsidRPr="00874485">
              <w:rPr>
                <w:rFonts w:asciiTheme="majorHAnsi" w:hAnsiTheme="majorHAnsi" w:cstheme="majorHAnsi"/>
              </w:rPr>
              <w:t xml:space="preserve">If this is your first time setting </w:t>
            </w:r>
            <w:r w:rsidR="00ED4099">
              <w:rPr>
                <w:rFonts w:asciiTheme="majorHAnsi" w:hAnsiTheme="majorHAnsi" w:cstheme="majorHAnsi"/>
              </w:rPr>
              <w:t>up the environment, skip steps 1</w:t>
            </w:r>
            <w:r w:rsidRPr="00874485">
              <w:rPr>
                <w:rFonts w:asciiTheme="majorHAnsi" w:hAnsiTheme="majorHAnsi" w:cstheme="majorHAnsi"/>
              </w:rPr>
              <w:t xml:space="preserve"> and </w:t>
            </w:r>
            <w:r w:rsidR="00ED4099">
              <w:rPr>
                <w:rFonts w:asciiTheme="majorHAnsi" w:hAnsiTheme="majorHAnsi" w:cstheme="majorHAnsi"/>
              </w:rPr>
              <w:t>2</w:t>
            </w:r>
            <w:r w:rsidRPr="00874485">
              <w:rPr>
                <w:rFonts w:asciiTheme="majorHAnsi" w:hAnsiTheme="majorHAnsi" w:cstheme="majorHAnsi"/>
              </w:rPr>
              <w:t>.</w:t>
            </w:r>
          </w:p>
          <w:p w14:paraId="0525D091" w14:textId="77777777" w:rsidR="00874485" w:rsidRPr="00874485" w:rsidRDefault="00874485" w:rsidP="00874485">
            <w:pPr>
              <w:pStyle w:val="Numbers"/>
              <w:numPr>
                <w:ilvl w:val="0"/>
                <w:numId w:val="17"/>
              </w:numPr>
              <w:ind w:left="314"/>
              <w:rPr>
                <w:rFonts w:asciiTheme="majorHAnsi" w:hAnsiTheme="majorHAnsi" w:cstheme="majorHAnsi"/>
                <w:sz w:val="22"/>
                <w:szCs w:val="22"/>
              </w:rPr>
            </w:pPr>
            <w:r w:rsidRPr="00874485">
              <w:rPr>
                <w:rFonts w:asciiTheme="majorHAnsi" w:hAnsiTheme="majorHAnsi" w:cstheme="majorHAnsi"/>
                <w:sz w:val="22"/>
                <w:szCs w:val="22"/>
              </w:rPr>
              <w:t xml:space="preserve">In </w:t>
            </w:r>
            <w:r w:rsidRPr="00874485">
              <w:rPr>
                <w:rFonts w:asciiTheme="majorHAnsi" w:hAnsiTheme="majorHAnsi" w:cstheme="majorHAnsi"/>
                <w:b/>
                <w:sz w:val="22"/>
                <w:szCs w:val="22"/>
              </w:rPr>
              <w:t>portal.azure.com</w:t>
            </w:r>
            <w:r w:rsidRPr="00874485">
              <w:rPr>
                <w:rFonts w:asciiTheme="majorHAnsi" w:hAnsiTheme="majorHAnsi" w:cstheme="majorHAnsi"/>
                <w:sz w:val="22"/>
                <w:szCs w:val="22"/>
              </w:rPr>
              <w:t xml:space="preserve">, make sure the </w:t>
            </w:r>
            <w:r w:rsidRPr="00874485">
              <w:rPr>
                <w:rFonts w:asciiTheme="majorHAnsi" w:hAnsiTheme="majorHAnsi" w:cstheme="majorHAnsi"/>
                <w:i/>
                <w:sz w:val="22"/>
                <w:szCs w:val="22"/>
              </w:rPr>
              <w:t>Primary Database Server/Customer1</w:t>
            </w:r>
            <w:r w:rsidRPr="00874485">
              <w:rPr>
                <w:rFonts w:asciiTheme="majorHAnsi" w:hAnsiTheme="majorHAnsi" w:cstheme="majorHAnsi"/>
                <w:sz w:val="22"/>
                <w:szCs w:val="22"/>
              </w:rPr>
              <w:t xml:space="preserve"> database is set to </w:t>
            </w:r>
            <w:r w:rsidRPr="00874485">
              <w:rPr>
                <w:rFonts w:asciiTheme="majorHAnsi" w:hAnsiTheme="majorHAnsi" w:cstheme="majorHAnsi"/>
                <w:b/>
                <w:sz w:val="22"/>
                <w:szCs w:val="22"/>
              </w:rPr>
              <w:t>Basic SKU</w:t>
            </w:r>
            <w:r w:rsidRPr="00874485">
              <w:rPr>
                <w:rFonts w:asciiTheme="majorHAnsi" w:hAnsiTheme="majorHAnsi" w:cstheme="majorHAnsi"/>
                <w:sz w:val="22"/>
                <w:szCs w:val="22"/>
              </w:rPr>
              <w:t xml:space="preserve"> and </w:t>
            </w:r>
            <w:r w:rsidRPr="00874485">
              <w:rPr>
                <w:rFonts w:asciiTheme="majorHAnsi" w:hAnsiTheme="majorHAnsi" w:cstheme="majorHAnsi"/>
                <w:b/>
                <w:sz w:val="22"/>
                <w:szCs w:val="22"/>
              </w:rPr>
              <w:t>Geo Replication</w:t>
            </w:r>
            <w:r w:rsidRPr="00874485">
              <w:rPr>
                <w:rFonts w:asciiTheme="majorHAnsi" w:hAnsiTheme="majorHAnsi" w:cstheme="majorHAnsi"/>
                <w:sz w:val="22"/>
                <w:szCs w:val="22"/>
              </w:rPr>
              <w:t xml:space="preserve"> is disabled. (In this example, it is </w:t>
            </w:r>
            <w:r w:rsidRPr="00874485">
              <w:rPr>
                <w:rFonts w:asciiTheme="majorHAnsi" w:hAnsiTheme="majorHAnsi" w:cstheme="majorHAnsi"/>
                <w:i/>
                <w:sz w:val="22"/>
                <w:szCs w:val="22"/>
              </w:rPr>
              <w:t>mbjulieandtheplantesprimary.database.windows.net/Customer1</w:t>
            </w:r>
            <w:r w:rsidRPr="00874485">
              <w:rPr>
                <w:rFonts w:asciiTheme="majorHAnsi" w:hAnsiTheme="majorHAnsi" w:cstheme="majorHAnsi"/>
                <w:sz w:val="22"/>
                <w:szCs w:val="22"/>
              </w:rPr>
              <w:t>.)</w:t>
            </w:r>
          </w:p>
          <w:p w14:paraId="09CF7618" w14:textId="16BF019A" w:rsidR="00E305A6" w:rsidRPr="00E305A6" w:rsidRDefault="00874485" w:rsidP="00874485">
            <w:pPr>
              <w:pStyle w:val="ListParagraph"/>
              <w:numPr>
                <w:ilvl w:val="0"/>
                <w:numId w:val="17"/>
              </w:numPr>
              <w:ind w:left="314"/>
              <w:rPr>
                <w:rFonts w:asciiTheme="majorHAnsi" w:hAnsiTheme="majorHAnsi" w:cstheme="minorHAnsi"/>
                <w:sz w:val="22"/>
                <w:szCs w:val="22"/>
              </w:rPr>
            </w:pPr>
            <w:r w:rsidRPr="00874485">
              <w:rPr>
                <w:rFonts w:asciiTheme="majorHAnsi" w:eastAsiaTheme="minorHAnsi" w:hAnsiTheme="majorHAnsi" w:cstheme="majorHAnsi"/>
                <w:sz w:val="22"/>
                <w:szCs w:val="22"/>
              </w:rPr>
              <w:t xml:space="preserve">Makes sure Customer1 DB doesn’t exist on the </w:t>
            </w:r>
            <w:r w:rsidRPr="00874485">
              <w:rPr>
                <w:rFonts w:asciiTheme="majorHAnsi" w:eastAsiaTheme="minorHAnsi" w:hAnsiTheme="majorHAnsi" w:cstheme="majorHAnsi"/>
                <w:i/>
                <w:sz w:val="22"/>
                <w:szCs w:val="22"/>
              </w:rPr>
              <w:t>Secondary Database Server</w:t>
            </w:r>
            <w:r w:rsidRPr="00874485">
              <w:rPr>
                <w:rFonts w:asciiTheme="majorHAnsi" w:eastAsiaTheme="minorHAnsi" w:hAnsiTheme="majorHAnsi" w:cstheme="majorHAnsi"/>
                <w:sz w:val="22"/>
                <w:szCs w:val="22"/>
              </w:rPr>
              <w:t>.</w:t>
            </w:r>
          </w:p>
        </w:tc>
        <w:tc>
          <w:tcPr>
            <w:tcW w:w="3121" w:type="dxa"/>
          </w:tcPr>
          <w:p w14:paraId="76F23C06" w14:textId="77777777" w:rsidR="00E305A6" w:rsidRPr="00EF6AD5" w:rsidRDefault="00E305A6" w:rsidP="007827CD">
            <w:pPr>
              <w:rPr>
                <w:rFonts w:asciiTheme="majorHAnsi" w:hAnsiTheme="majorHAnsi"/>
                <w:b/>
              </w:rPr>
            </w:pPr>
          </w:p>
        </w:tc>
      </w:tr>
    </w:tbl>
    <w:p w14:paraId="1847CD4D" w14:textId="77777777" w:rsidR="00CC39FE" w:rsidRDefault="00CC39FE">
      <w:r>
        <w:br w:type="page"/>
      </w:r>
    </w:p>
    <w:tbl>
      <w:tblPr>
        <w:tblStyle w:val="TableGrid"/>
        <w:tblW w:w="150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5004"/>
        <w:gridCol w:w="6964"/>
        <w:gridCol w:w="3121"/>
      </w:tblGrid>
      <w:tr w:rsidR="00433147" w14:paraId="7CA7F10C" w14:textId="77777777" w:rsidTr="003B58DB">
        <w:trPr>
          <w:trHeight w:val="241"/>
        </w:trPr>
        <w:tc>
          <w:tcPr>
            <w:tcW w:w="5004" w:type="dxa"/>
            <w:shd w:val="clear" w:color="auto" w:fill="D9D9D9" w:themeFill="background1" w:themeFillShade="D9"/>
          </w:tcPr>
          <w:p w14:paraId="22A3882A" w14:textId="14122CA7" w:rsidR="002138EB" w:rsidRPr="00D0036F" w:rsidRDefault="0048038B" w:rsidP="002138EB">
            <w:pPr>
              <w:spacing w:line="216" w:lineRule="auto"/>
              <w:rPr>
                <w:rFonts w:asciiTheme="majorHAnsi" w:hAnsiTheme="majorHAnsi"/>
                <w:color w:val="5F5F5F" w:themeColor="accent4" w:themeShade="BF"/>
              </w:rPr>
            </w:pPr>
            <w:r>
              <w:lastRenderedPageBreak/>
              <w:br w:type="page"/>
            </w:r>
          </w:p>
        </w:tc>
        <w:tc>
          <w:tcPr>
            <w:tcW w:w="6964" w:type="dxa"/>
            <w:shd w:val="clear" w:color="auto" w:fill="D9D9D9" w:themeFill="background1" w:themeFillShade="D9"/>
          </w:tcPr>
          <w:p w14:paraId="76AB76D7" w14:textId="7247EFF5" w:rsidR="002138EB" w:rsidRPr="00DB2398" w:rsidRDefault="005E01B8" w:rsidP="00AD6D82">
            <w:pPr>
              <w:tabs>
                <w:tab w:val="left" w:pos="314"/>
              </w:tabs>
              <w:rPr>
                <w:rFonts w:asciiTheme="majorHAnsi" w:hAnsiTheme="majorHAnsi" w:cstheme="minorHAnsi"/>
                <w:b/>
              </w:rPr>
            </w:pPr>
            <w:bookmarkStart w:id="4" w:name="_Toc424923572"/>
            <w:r w:rsidRPr="00DB2398">
              <w:rPr>
                <w:b/>
              </w:rPr>
              <w:t>Section</w:t>
            </w:r>
            <w:r w:rsidR="00FF0D14" w:rsidRPr="00DB2398">
              <w:rPr>
                <w:b/>
              </w:rPr>
              <w:t xml:space="preserve"> 1: Vertical Scaling</w:t>
            </w:r>
            <w:bookmarkEnd w:id="4"/>
          </w:p>
        </w:tc>
        <w:tc>
          <w:tcPr>
            <w:tcW w:w="3121" w:type="dxa"/>
            <w:shd w:val="clear" w:color="auto" w:fill="D9D9D9" w:themeFill="background1" w:themeFillShade="D9"/>
          </w:tcPr>
          <w:p w14:paraId="2AFB102A" w14:textId="0A991D19" w:rsidR="002138EB" w:rsidRPr="00D207F4" w:rsidRDefault="002138EB" w:rsidP="00B720C6">
            <w:pPr>
              <w:rPr>
                <w:rFonts w:asciiTheme="majorHAnsi" w:hAnsiTheme="majorHAnsi"/>
              </w:rPr>
            </w:pPr>
          </w:p>
        </w:tc>
      </w:tr>
      <w:tr w:rsidR="005E01B8" w14:paraId="2C34070A" w14:textId="77777777" w:rsidTr="00660DCC">
        <w:trPr>
          <w:trHeight w:val="241"/>
        </w:trPr>
        <w:tc>
          <w:tcPr>
            <w:tcW w:w="5004" w:type="dxa"/>
            <w:shd w:val="clear" w:color="auto" w:fill="D9D9D9" w:themeFill="background1" w:themeFillShade="D9"/>
          </w:tcPr>
          <w:p w14:paraId="40DE8C63" w14:textId="77777777" w:rsidR="005E01B8" w:rsidRDefault="005E01B8" w:rsidP="005E01B8">
            <w:pPr>
              <w:spacing w:line="216" w:lineRule="auto"/>
            </w:pPr>
          </w:p>
        </w:tc>
        <w:tc>
          <w:tcPr>
            <w:tcW w:w="10085" w:type="dxa"/>
            <w:gridSpan w:val="2"/>
            <w:shd w:val="clear" w:color="auto" w:fill="D9D9D9" w:themeFill="background1" w:themeFillShade="D9"/>
          </w:tcPr>
          <w:p w14:paraId="76BD6D59" w14:textId="77777777" w:rsidR="005E01B8" w:rsidRDefault="005E01B8" w:rsidP="005E01B8">
            <w:pPr>
              <w:rPr>
                <w:rFonts w:cstheme="minorHAnsi"/>
              </w:rPr>
            </w:pPr>
            <w:r w:rsidRPr="00B828DE">
              <w:rPr>
                <w:rFonts w:cstheme="minorHAnsi"/>
              </w:rPr>
              <w:t>One of the benefits of Azure SQL Database is the ability to scale up and down as needed, with zero impact to uptime.</w:t>
            </w:r>
          </w:p>
          <w:p w14:paraId="5C18E737" w14:textId="77777777" w:rsidR="005E01B8" w:rsidRDefault="005E01B8" w:rsidP="005E01B8">
            <w:pPr>
              <w:rPr>
                <w:rFonts w:cstheme="minorHAnsi"/>
              </w:rPr>
            </w:pPr>
          </w:p>
          <w:p w14:paraId="426B1ACC" w14:textId="77777777" w:rsidR="005E01B8" w:rsidRPr="00DB3169" w:rsidRDefault="005E01B8" w:rsidP="005E01B8">
            <w:pPr>
              <w:rPr>
                <w:rFonts w:cstheme="minorHAnsi"/>
              </w:rPr>
            </w:pPr>
            <w:r>
              <w:rPr>
                <w:rFonts w:cstheme="minorHAnsi"/>
              </w:rPr>
              <w:t>Julie and the Plantes</w:t>
            </w:r>
            <w:r w:rsidRPr="00DB3169">
              <w:rPr>
                <w:rFonts w:cstheme="minorHAnsi"/>
              </w:rPr>
              <w:t xml:space="preserve"> is anticipating sell-out crowds </w:t>
            </w:r>
            <w:r>
              <w:rPr>
                <w:rFonts w:cstheme="minorHAnsi"/>
              </w:rPr>
              <w:t xml:space="preserve">for upcoming events, </w:t>
            </w:r>
            <w:r w:rsidRPr="00DB3169">
              <w:rPr>
                <w:rFonts w:cstheme="minorHAnsi"/>
              </w:rPr>
              <w:t xml:space="preserve">and the website </w:t>
            </w:r>
            <w:r>
              <w:rPr>
                <w:rFonts w:cstheme="minorHAnsi"/>
              </w:rPr>
              <w:t>will</w:t>
            </w:r>
            <w:r w:rsidRPr="00DB3169">
              <w:rPr>
                <w:rFonts w:cstheme="minorHAnsi"/>
              </w:rPr>
              <w:t xml:space="preserve"> require increased capacity to handle demand. In this </w:t>
            </w:r>
            <w:r>
              <w:rPr>
                <w:rFonts w:cstheme="minorHAnsi"/>
              </w:rPr>
              <w:t>demonstration we</w:t>
            </w:r>
            <w:r w:rsidRPr="00DB3169">
              <w:rPr>
                <w:rFonts w:cstheme="minorHAnsi"/>
              </w:rPr>
              <w:t xml:space="preserve"> will:</w:t>
            </w:r>
          </w:p>
          <w:p w14:paraId="21EFDA94" w14:textId="77777777" w:rsidR="005E01B8" w:rsidRPr="00DB3169" w:rsidRDefault="005E01B8" w:rsidP="005E01B8">
            <w:pPr>
              <w:pStyle w:val="NormalBulleted"/>
            </w:pPr>
            <w:r w:rsidRPr="00DB3169">
              <w:t xml:space="preserve">Simulate </w:t>
            </w:r>
            <w:r>
              <w:t xml:space="preserve">the usage </w:t>
            </w:r>
            <w:r w:rsidRPr="00DB3169">
              <w:t xml:space="preserve"> load using the load generator and show the spike in resource utilization with the current size of the database instance.</w:t>
            </w:r>
          </w:p>
          <w:p w14:paraId="09A12AC6" w14:textId="77777777" w:rsidR="005E01B8" w:rsidRPr="00DB3169" w:rsidRDefault="005E01B8" w:rsidP="005E01B8">
            <w:pPr>
              <w:pStyle w:val="NormalBulleted"/>
            </w:pPr>
            <w:r w:rsidRPr="00DB3169">
              <w:t>See how easy it is to scale-up by changing the size of an instance (in this case, from Basic to S</w:t>
            </w:r>
            <w:r>
              <w:t>0</w:t>
            </w:r>
            <w:r w:rsidRPr="00DB3169">
              <w:t>) and how quickly the change is implemented.</w:t>
            </w:r>
          </w:p>
          <w:p w14:paraId="06F29A97" w14:textId="77777777" w:rsidR="005E01B8" w:rsidRPr="00DB3169" w:rsidRDefault="005E01B8" w:rsidP="005E01B8">
            <w:pPr>
              <w:pStyle w:val="NormalBulleted"/>
            </w:pPr>
            <w:r w:rsidRPr="00DB3169">
              <w:t>Re-run the load generator, and show how the increased capacity has significantly improved the sites ability to handle a spike in ticket sales.</w:t>
            </w:r>
          </w:p>
          <w:p w14:paraId="4026D130" w14:textId="24215039" w:rsidR="005E01B8" w:rsidRPr="00B828DE" w:rsidRDefault="005E01B8" w:rsidP="005E01B8">
            <w:pPr>
              <w:rPr>
                <w:rFonts w:cstheme="minorHAnsi"/>
              </w:rPr>
            </w:pPr>
            <w:r w:rsidRPr="00DB3169">
              <w:rPr>
                <w:rFonts w:cstheme="minorHAnsi"/>
              </w:rPr>
              <w:t>One of the benefits of Azure SQL Database is the ability to scale</w:t>
            </w:r>
            <w:r>
              <w:rPr>
                <w:rFonts w:cstheme="minorHAnsi"/>
              </w:rPr>
              <w:t xml:space="preserve"> </w:t>
            </w:r>
            <w:r w:rsidRPr="00DB3169">
              <w:rPr>
                <w:rFonts w:cstheme="minorHAnsi"/>
              </w:rPr>
              <w:t>up and down as needed, with zero impact to uptime.</w:t>
            </w:r>
          </w:p>
        </w:tc>
      </w:tr>
      <w:tr w:rsidR="005E01B8" w14:paraId="0ED1EF81" w14:textId="77777777" w:rsidTr="003B58DB">
        <w:trPr>
          <w:trHeight w:val="241"/>
        </w:trPr>
        <w:tc>
          <w:tcPr>
            <w:tcW w:w="5004" w:type="dxa"/>
          </w:tcPr>
          <w:p w14:paraId="7A72A223" w14:textId="2ED67435" w:rsidR="005E01B8" w:rsidRPr="00D0036F" w:rsidRDefault="005E01B8" w:rsidP="005E01B8">
            <w:pPr>
              <w:spacing w:line="216" w:lineRule="auto"/>
              <w:rPr>
                <w:rFonts w:asciiTheme="majorHAnsi" w:hAnsiTheme="majorHAnsi"/>
                <w:color w:val="5F5F5F" w:themeColor="accent4" w:themeShade="BF"/>
              </w:rPr>
            </w:pPr>
          </w:p>
        </w:tc>
        <w:tc>
          <w:tcPr>
            <w:tcW w:w="6964" w:type="dxa"/>
          </w:tcPr>
          <w:p w14:paraId="0D63CD86" w14:textId="77777777" w:rsidR="005E01B8" w:rsidRPr="00B720C6" w:rsidRDefault="005E01B8" w:rsidP="005E01B8">
            <w:pPr>
              <w:ind w:left="44"/>
              <w:rPr>
                <w:rFonts w:asciiTheme="majorHAnsi" w:hAnsiTheme="majorHAnsi" w:cstheme="majorHAnsi"/>
              </w:rPr>
            </w:pPr>
            <w:r w:rsidRPr="00B720C6">
              <w:rPr>
                <w:rFonts w:asciiTheme="majorHAnsi" w:hAnsiTheme="majorHAnsi" w:cstheme="majorHAnsi"/>
              </w:rPr>
              <w:t>To demonstrate a task where an event has just gone on sale and many users purchase tickets at the same time, we have a load generator that simulates this, so as to create a spike.</w:t>
            </w:r>
          </w:p>
          <w:p w14:paraId="48D04F64" w14:textId="77777777" w:rsidR="005E01B8" w:rsidRPr="00B720C6" w:rsidRDefault="005E01B8" w:rsidP="005E01B8">
            <w:pPr>
              <w:pStyle w:val="Numbers"/>
              <w:numPr>
                <w:ilvl w:val="0"/>
                <w:numId w:val="36"/>
              </w:numPr>
              <w:ind w:left="404"/>
              <w:rPr>
                <w:rFonts w:asciiTheme="majorHAnsi" w:hAnsiTheme="majorHAnsi" w:cstheme="majorHAnsi"/>
                <w:sz w:val="22"/>
                <w:szCs w:val="22"/>
              </w:rPr>
            </w:pPr>
            <w:r w:rsidRPr="00B720C6">
              <w:rPr>
                <w:rFonts w:asciiTheme="majorHAnsi" w:hAnsiTheme="majorHAnsi" w:cstheme="majorHAnsi"/>
                <w:sz w:val="22"/>
                <w:szCs w:val="22"/>
              </w:rPr>
              <w:t xml:space="preserve">To start the Load Generator, open the LoadGenerator folder and double-click </w:t>
            </w:r>
            <w:r w:rsidRPr="00B720C6">
              <w:rPr>
                <w:rFonts w:asciiTheme="majorHAnsi" w:hAnsiTheme="majorHAnsi" w:cstheme="majorHAnsi"/>
                <w:b/>
                <w:sz w:val="22"/>
                <w:szCs w:val="22"/>
              </w:rPr>
              <w:t>LoadGenerator.exe</w:t>
            </w:r>
            <w:r w:rsidRPr="00B720C6">
              <w:rPr>
                <w:rFonts w:asciiTheme="majorHAnsi" w:hAnsiTheme="majorHAnsi" w:cstheme="majorHAnsi"/>
                <w:sz w:val="22"/>
                <w:szCs w:val="22"/>
              </w:rPr>
              <w:t>.</w:t>
            </w:r>
          </w:p>
          <w:p w14:paraId="47441C47" w14:textId="7A8294A1" w:rsidR="005E01B8" w:rsidRPr="00D55F19" w:rsidRDefault="005E01B8" w:rsidP="005E01B8">
            <w:pPr>
              <w:pStyle w:val="ListParagraph"/>
              <w:numPr>
                <w:ilvl w:val="0"/>
                <w:numId w:val="36"/>
              </w:numPr>
              <w:ind w:left="404"/>
              <w:rPr>
                <w:rFonts w:asciiTheme="majorHAnsi" w:hAnsiTheme="majorHAnsi" w:cstheme="minorHAnsi"/>
                <w:color w:val="5F5F5F" w:themeColor="accent4" w:themeShade="BF"/>
                <w:sz w:val="22"/>
                <w:szCs w:val="22"/>
              </w:rPr>
            </w:pPr>
            <w:r w:rsidRPr="00B720C6">
              <w:rPr>
                <w:rFonts w:asciiTheme="majorHAnsi" w:hAnsiTheme="majorHAnsi" w:cstheme="majorHAnsi"/>
                <w:sz w:val="22"/>
                <w:szCs w:val="22"/>
              </w:rPr>
              <w:t xml:space="preserve">Insert the Primary Database Server. (In this example </w:t>
            </w:r>
            <w:r w:rsidRPr="00B720C6">
              <w:rPr>
                <w:rFonts w:asciiTheme="majorHAnsi" w:hAnsiTheme="majorHAnsi" w:cstheme="majorHAnsi"/>
                <w:i/>
                <w:sz w:val="22"/>
                <w:szCs w:val="22"/>
              </w:rPr>
              <w:t>mbjulieandtheplantesprimary.database.windows.net</w:t>
            </w:r>
            <w:r w:rsidRPr="00B720C6">
              <w:rPr>
                <w:rFonts w:asciiTheme="majorHAnsi" w:hAnsiTheme="majorHAnsi" w:cstheme="majorHAnsi"/>
                <w:sz w:val="22"/>
                <w:szCs w:val="22"/>
              </w:rPr>
              <w:t>.)</w:t>
            </w:r>
          </w:p>
        </w:tc>
        <w:tc>
          <w:tcPr>
            <w:tcW w:w="3121" w:type="dxa"/>
          </w:tcPr>
          <w:p w14:paraId="1AFD9F38" w14:textId="2587A4E9" w:rsidR="005E01B8" w:rsidRPr="00CA5E40" w:rsidRDefault="005E01B8" w:rsidP="005E01B8">
            <w:pPr>
              <w:rPr>
                <w:rFonts w:asciiTheme="majorHAnsi" w:hAnsiTheme="majorHAnsi"/>
              </w:rPr>
            </w:pPr>
            <w:r w:rsidRPr="00B828DE">
              <w:rPr>
                <w:rFonts w:asciiTheme="majorHAnsi" w:hAnsiTheme="majorHAnsi"/>
              </w:rPr>
              <w:t>To demonstrate a scenario where an event has just gone on sale, and many users are purchasing tickets at the same time, we will use a load generator to create a usage spike.</w:t>
            </w:r>
          </w:p>
        </w:tc>
      </w:tr>
      <w:tr w:rsidR="005E01B8" w14:paraId="4D51E399" w14:textId="77777777" w:rsidTr="003B58DB">
        <w:trPr>
          <w:trHeight w:val="241"/>
        </w:trPr>
        <w:tc>
          <w:tcPr>
            <w:tcW w:w="5004" w:type="dxa"/>
          </w:tcPr>
          <w:p w14:paraId="26DDD845" w14:textId="158B6650" w:rsidR="005E01B8" w:rsidRPr="00D0036F" w:rsidRDefault="005E01B8" w:rsidP="005E01B8">
            <w:pPr>
              <w:spacing w:line="216" w:lineRule="auto"/>
              <w:rPr>
                <w:rFonts w:asciiTheme="majorHAnsi" w:hAnsiTheme="majorHAnsi"/>
                <w:color w:val="5F5F5F" w:themeColor="accent4" w:themeShade="BF"/>
              </w:rPr>
            </w:pPr>
            <w:r>
              <w:rPr>
                <w:noProof/>
              </w:rPr>
              <w:drawing>
                <wp:inline distT="0" distB="0" distL="0" distR="0" wp14:anchorId="1FE0D684" wp14:editId="6144450F">
                  <wp:extent cx="3035300" cy="1825396"/>
                  <wp:effectExtent l="19050" t="19050" r="1270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4370" cy="1836865"/>
                          </a:xfrm>
                          <a:prstGeom prst="rect">
                            <a:avLst/>
                          </a:prstGeom>
                          <a:ln>
                            <a:solidFill>
                              <a:schemeClr val="tx1">
                                <a:lumMod val="50000"/>
                                <a:lumOff val="50000"/>
                              </a:schemeClr>
                            </a:solidFill>
                          </a:ln>
                        </pic:spPr>
                      </pic:pic>
                    </a:graphicData>
                  </a:graphic>
                </wp:inline>
              </w:drawing>
            </w:r>
          </w:p>
        </w:tc>
        <w:tc>
          <w:tcPr>
            <w:tcW w:w="6964" w:type="dxa"/>
          </w:tcPr>
          <w:p w14:paraId="1E70D1E4" w14:textId="77777777" w:rsidR="005E01B8" w:rsidRPr="00B720C6" w:rsidRDefault="005E01B8" w:rsidP="005E01B8">
            <w:pPr>
              <w:pStyle w:val="Numbers"/>
              <w:numPr>
                <w:ilvl w:val="0"/>
                <w:numId w:val="36"/>
              </w:numPr>
              <w:ind w:left="404"/>
              <w:rPr>
                <w:rFonts w:asciiTheme="majorHAnsi" w:hAnsiTheme="majorHAnsi" w:cstheme="majorHAnsi"/>
                <w:sz w:val="22"/>
                <w:szCs w:val="22"/>
              </w:rPr>
            </w:pPr>
            <w:r w:rsidRPr="00B720C6">
              <w:rPr>
                <w:rFonts w:asciiTheme="majorHAnsi" w:hAnsiTheme="majorHAnsi" w:cstheme="majorHAnsi"/>
                <w:sz w:val="22"/>
                <w:szCs w:val="22"/>
              </w:rPr>
              <w:t xml:space="preserve">Select the first </w:t>
            </w:r>
            <w:r w:rsidRPr="00B720C6">
              <w:rPr>
                <w:rFonts w:asciiTheme="majorHAnsi" w:hAnsiTheme="majorHAnsi" w:cstheme="majorHAnsi"/>
                <w:b/>
                <w:sz w:val="22"/>
                <w:szCs w:val="22"/>
              </w:rPr>
              <w:t>Event</w:t>
            </w:r>
            <w:r w:rsidRPr="00B720C6">
              <w:rPr>
                <w:rFonts w:asciiTheme="majorHAnsi" w:hAnsiTheme="majorHAnsi" w:cstheme="majorHAnsi"/>
                <w:sz w:val="22"/>
                <w:szCs w:val="22"/>
              </w:rPr>
              <w:t xml:space="preserve"> from the list which will correspond to ConcertId 1, then select </w:t>
            </w:r>
            <w:r w:rsidRPr="00B720C6">
              <w:rPr>
                <w:rFonts w:asciiTheme="majorHAnsi" w:hAnsiTheme="majorHAnsi" w:cstheme="majorHAnsi"/>
                <w:b/>
                <w:sz w:val="22"/>
                <w:szCs w:val="22"/>
              </w:rPr>
              <w:t>Ticket Level</w:t>
            </w:r>
            <w:r w:rsidRPr="00B720C6">
              <w:rPr>
                <w:rFonts w:asciiTheme="majorHAnsi" w:hAnsiTheme="majorHAnsi" w:cstheme="majorHAnsi"/>
                <w:sz w:val="22"/>
                <w:szCs w:val="22"/>
              </w:rPr>
              <w:t xml:space="preserve">, and </w:t>
            </w:r>
            <w:r w:rsidRPr="00B720C6">
              <w:rPr>
                <w:rFonts w:asciiTheme="majorHAnsi" w:hAnsiTheme="majorHAnsi" w:cstheme="majorHAnsi"/>
                <w:b/>
                <w:sz w:val="22"/>
                <w:szCs w:val="22"/>
              </w:rPr>
              <w:t>Customer</w:t>
            </w:r>
            <w:r w:rsidRPr="00B720C6">
              <w:rPr>
                <w:rFonts w:asciiTheme="majorHAnsi" w:hAnsiTheme="majorHAnsi" w:cstheme="majorHAnsi"/>
                <w:sz w:val="22"/>
                <w:szCs w:val="22"/>
              </w:rPr>
              <w:t>.</w:t>
            </w:r>
          </w:p>
          <w:p w14:paraId="6930DC4F" w14:textId="77777777" w:rsidR="005E01B8" w:rsidRPr="00B720C6" w:rsidRDefault="005E01B8" w:rsidP="005E01B8">
            <w:pPr>
              <w:pStyle w:val="Numbers"/>
              <w:numPr>
                <w:ilvl w:val="0"/>
                <w:numId w:val="36"/>
              </w:numPr>
              <w:ind w:left="404"/>
              <w:rPr>
                <w:rFonts w:asciiTheme="majorHAnsi" w:hAnsiTheme="majorHAnsi" w:cstheme="majorHAnsi"/>
                <w:sz w:val="22"/>
                <w:szCs w:val="22"/>
              </w:rPr>
            </w:pPr>
            <w:r w:rsidRPr="00B720C6">
              <w:rPr>
                <w:rFonts w:asciiTheme="majorHAnsi" w:hAnsiTheme="majorHAnsi" w:cstheme="majorHAnsi"/>
                <w:sz w:val="22"/>
                <w:szCs w:val="22"/>
              </w:rPr>
              <w:t>For the purposes of this lab, the same event used in the previous section was chosen.</w:t>
            </w:r>
          </w:p>
          <w:p w14:paraId="1280C3A7" w14:textId="77777777" w:rsidR="005E01B8" w:rsidRPr="00B720C6" w:rsidRDefault="005E01B8" w:rsidP="005E01B8">
            <w:pPr>
              <w:pStyle w:val="Numbers"/>
              <w:numPr>
                <w:ilvl w:val="0"/>
                <w:numId w:val="36"/>
              </w:numPr>
              <w:ind w:left="404"/>
              <w:rPr>
                <w:rFonts w:asciiTheme="majorHAnsi" w:hAnsiTheme="majorHAnsi" w:cstheme="majorHAnsi"/>
                <w:sz w:val="22"/>
                <w:szCs w:val="22"/>
              </w:rPr>
            </w:pPr>
            <w:r w:rsidRPr="00B720C6">
              <w:rPr>
                <w:rFonts w:asciiTheme="majorHAnsi" w:hAnsiTheme="majorHAnsi" w:cstheme="majorHAnsi"/>
                <w:sz w:val="22"/>
                <w:szCs w:val="22"/>
              </w:rPr>
              <w:t xml:space="preserve">In the </w:t>
            </w:r>
            <w:r w:rsidRPr="00B720C6">
              <w:rPr>
                <w:rFonts w:asciiTheme="majorHAnsi" w:hAnsiTheme="majorHAnsi" w:cstheme="majorHAnsi"/>
                <w:b/>
                <w:sz w:val="22"/>
                <w:szCs w:val="22"/>
              </w:rPr>
              <w:t>Tickets To Purchase</w:t>
            </w:r>
            <w:r w:rsidRPr="00B720C6">
              <w:rPr>
                <w:rFonts w:asciiTheme="majorHAnsi" w:hAnsiTheme="majorHAnsi" w:cstheme="majorHAnsi"/>
                <w:sz w:val="22"/>
                <w:szCs w:val="22"/>
              </w:rPr>
              <w:t xml:space="preserve"> field, enter </w:t>
            </w:r>
            <w:r w:rsidRPr="00B720C6">
              <w:rPr>
                <w:rFonts w:asciiTheme="majorHAnsi" w:hAnsiTheme="majorHAnsi" w:cstheme="majorHAnsi"/>
                <w:b/>
                <w:sz w:val="22"/>
                <w:szCs w:val="22"/>
              </w:rPr>
              <w:t>10000</w:t>
            </w:r>
            <w:r w:rsidRPr="00B720C6">
              <w:rPr>
                <w:rFonts w:asciiTheme="majorHAnsi" w:hAnsiTheme="majorHAnsi" w:cstheme="majorHAnsi"/>
                <w:sz w:val="22"/>
                <w:szCs w:val="22"/>
              </w:rPr>
              <w:t>.</w:t>
            </w:r>
          </w:p>
          <w:p w14:paraId="70DEA84B" w14:textId="77777777" w:rsidR="005E01B8" w:rsidRPr="00B720C6" w:rsidRDefault="005E01B8" w:rsidP="005E01B8">
            <w:pPr>
              <w:pStyle w:val="Numbers"/>
              <w:numPr>
                <w:ilvl w:val="0"/>
                <w:numId w:val="36"/>
              </w:numPr>
              <w:ind w:left="404"/>
              <w:rPr>
                <w:rFonts w:asciiTheme="majorHAnsi" w:hAnsiTheme="majorHAnsi" w:cstheme="majorHAnsi"/>
                <w:sz w:val="22"/>
                <w:szCs w:val="22"/>
              </w:rPr>
            </w:pPr>
            <w:r w:rsidRPr="00B720C6">
              <w:rPr>
                <w:rFonts w:asciiTheme="majorHAnsi" w:hAnsiTheme="majorHAnsi" w:cstheme="majorHAnsi"/>
                <w:sz w:val="22"/>
                <w:szCs w:val="22"/>
              </w:rPr>
              <w:t xml:space="preserve">In the </w:t>
            </w:r>
            <w:r w:rsidRPr="00B720C6">
              <w:rPr>
                <w:rFonts w:asciiTheme="majorHAnsi" w:hAnsiTheme="majorHAnsi" w:cstheme="majorHAnsi"/>
                <w:b/>
                <w:sz w:val="22"/>
                <w:szCs w:val="22"/>
              </w:rPr>
              <w:t>Bulk Purchase</w:t>
            </w:r>
            <w:r w:rsidRPr="00B720C6">
              <w:rPr>
                <w:rFonts w:asciiTheme="majorHAnsi" w:hAnsiTheme="majorHAnsi" w:cstheme="majorHAnsi"/>
                <w:sz w:val="22"/>
                <w:szCs w:val="22"/>
              </w:rPr>
              <w:t xml:space="preserve"> field, enter </w:t>
            </w:r>
            <w:r w:rsidRPr="00B720C6">
              <w:rPr>
                <w:rFonts w:asciiTheme="majorHAnsi" w:hAnsiTheme="majorHAnsi" w:cstheme="majorHAnsi"/>
                <w:b/>
                <w:sz w:val="22"/>
                <w:szCs w:val="22"/>
              </w:rPr>
              <w:t>80</w:t>
            </w:r>
            <w:r w:rsidRPr="00B720C6">
              <w:rPr>
                <w:rFonts w:asciiTheme="majorHAnsi" w:hAnsiTheme="majorHAnsi" w:cstheme="majorHAnsi"/>
                <w:sz w:val="22"/>
                <w:szCs w:val="22"/>
              </w:rPr>
              <w:t>.</w:t>
            </w:r>
          </w:p>
          <w:p w14:paraId="549709AA" w14:textId="2CA66810" w:rsidR="005E01B8" w:rsidRPr="001B7AAD" w:rsidRDefault="005E01B8" w:rsidP="005E01B8">
            <w:pPr>
              <w:pStyle w:val="ListParagraph"/>
              <w:numPr>
                <w:ilvl w:val="0"/>
                <w:numId w:val="36"/>
              </w:numPr>
              <w:tabs>
                <w:tab w:val="left" w:pos="4620"/>
              </w:tabs>
              <w:spacing w:after="120" w:line="216" w:lineRule="auto"/>
              <w:ind w:left="404"/>
              <w:contextualSpacing w:val="0"/>
              <w:rPr>
                <w:rFonts w:asciiTheme="majorHAnsi" w:hAnsiTheme="majorHAnsi" w:cstheme="minorHAnsi"/>
                <w:color w:val="5F5F5F" w:themeColor="accent4" w:themeShade="BF"/>
              </w:rPr>
            </w:pPr>
            <w:r w:rsidRPr="00B720C6">
              <w:rPr>
                <w:rFonts w:asciiTheme="majorHAnsi" w:hAnsiTheme="majorHAnsi" w:cstheme="majorHAnsi"/>
              </w:rPr>
              <w:t xml:space="preserve">Click </w:t>
            </w:r>
            <w:r w:rsidRPr="00B720C6">
              <w:rPr>
                <w:rFonts w:asciiTheme="majorHAnsi" w:hAnsiTheme="majorHAnsi" w:cstheme="majorHAnsi"/>
                <w:b/>
              </w:rPr>
              <w:t>Start</w:t>
            </w:r>
            <w:r w:rsidRPr="00B720C6">
              <w:rPr>
                <w:rFonts w:asciiTheme="majorHAnsi" w:hAnsiTheme="majorHAnsi" w:cstheme="majorHAnsi"/>
              </w:rPr>
              <w:t>.</w:t>
            </w:r>
          </w:p>
        </w:tc>
        <w:tc>
          <w:tcPr>
            <w:tcW w:w="3121" w:type="dxa"/>
          </w:tcPr>
          <w:p w14:paraId="415AA3FC" w14:textId="17599985" w:rsidR="005E01B8" w:rsidRPr="00B828DE" w:rsidRDefault="005E01B8" w:rsidP="005E01B8">
            <w:pPr>
              <w:spacing w:after="120"/>
              <w:ind w:left="44"/>
              <w:rPr>
                <w:rFonts w:asciiTheme="majorHAnsi" w:hAnsiTheme="majorHAnsi" w:cstheme="majorHAnsi"/>
              </w:rPr>
            </w:pPr>
            <w:r w:rsidRPr="00B720C6">
              <w:rPr>
                <w:rFonts w:asciiTheme="majorHAnsi" w:hAnsiTheme="majorHAnsi" w:cstheme="majorHAnsi"/>
              </w:rPr>
              <w:t>As you can see, we just simulated a real-world task where 10,000 tickets were purchased, and the Database was able to handle a rate of</w:t>
            </w:r>
            <w:r>
              <w:rPr>
                <w:rFonts w:asciiTheme="majorHAnsi" w:hAnsiTheme="majorHAnsi" w:cstheme="majorHAnsi"/>
              </w:rPr>
              <w:t xml:space="preserve"> around 365 tickets per second.</w:t>
            </w:r>
          </w:p>
        </w:tc>
      </w:tr>
      <w:tr w:rsidR="005E01B8" w14:paraId="3BD25EDA" w14:textId="77777777" w:rsidTr="003B58DB">
        <w:trPr>
          <w:trHeight w:val="241"/>
        </w:trPr>
        <w:tc>
          <w:tcPr>
            <w:tcW w:w="5004" w:type="dxa"/>
          </w:tcPr>
          <w:p w14:paraId="5C420497" w14:textId="08E64F50" w:rsidR="005E01B8" w:rsidRDefault="005E01B8" w:rsidP="005E01B8">
            <w:pPr>
              <w:spacing w:line="216" w:lineRule="auto"/>
              <w:rPr>
                <w:noProof/>
              </w:rPr>
            </w:pPr>
            <w:r>
              <w:rPr>
                <w:noProof/>
              </w:rPr>
              <w:lastRenderedPageBreak/>
              <w:drawing>
                <wp:inline distT="0" distB="0" distL="0" distR="0" wp14:anchorId="067D6305" wp14:editId="463AC6BB">
                  <wp:extent cx="3035300" cy="1877725"/>
                  <wp:effectExtent l="19050" t="19050" r="1270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44" r="8814"/>
                          <a:stretch/>
                        </pic:blipFill>
                        <pic:spPr bwMode="auto">
                          <a:xfrm>
                            <a:off x="0" y="0"/>
                            <a:ext cx="3050869" cy="1887356"/>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6BB6C0E0" w14:textId="77777777" w:rsidR="005E01B8" w:rsidRDefault="005E01B8" w:rsidP="005E01B8">
            <w:pPr>
              <w:pStyle w:val="Numbers"/>
              <w:numPr>
                <w:ilvl w:val="0"/>
                <w:numId w:val="36"/>
              </w:numPr>
              <w:ind w:left="404"/>
              <w:rPr>
                <w:rFonts w:asciiTheme="majorHAnsi" w:hAnsiTheme="majorHAnsi" w:cstheme="majorHAnsi"/>
                <w:sz w:val="22"/>
                <w:szCs w:val="22"/>
              </w:rPr>
            </w:pPr>
            <w:r w:rsidRPr="001B7AAD">
              <w:rPr>
                <w:rFonts w:asciiTheme="majorHAnsi" w:hAnsiTheme="majorHAnsi" w:cstheme="majorHAnsi"/>
                <w:sz w:val="22"/>
                <w:szCs w:val="22"/>
              </w:rPr>
              <w:t xml:space="preserve">Switch to the Azure Portal, expand the SQL Databases blade, and select </w:t>
            </w:r>
            <w:r w:rsidRPr="001B7AAD">
              <w:rPr>
                <w:rFonts w:asciiTheme="majorHAnsi" w:hAnsiTheme="majorHAnsi" w:cstheme="majorHAnsi"/>
                <w:b/>
                <w:sz w:val="22"/>
                <w:szCs w:val="22"/>
              </w:rPr>
              <w:t>Customer1</w:t>
            </w:r>
            <w:r w:rsidRPr="001B7AAD">
              <w:rPr>
                <w:rFonts w:asciiTheme="majorHAnsi" w:hAnsiTheme="majorHAnsi" w:cstheme="majorHAnsi"/>
                <w:sz w:val="22"/>
                <w:szCs w:val="22"/>
              </w:rPr>
              <w:t xml:space="preserve"> on the </w:t>
            </w:r>
            <w:r w:rsidRPr="001B7AAD">
              <w:rPr>
                <w:rFonts w:asciiTheme="majorHAnsi" w:hAnsiTheme="majorHAnsi" w:cstheme="majorHAnsi"/>
                <w:i/>
                <w:sz w:val="22"/>
                <w:szCs w:val="22"/>
              </w:rPr>
              <w:t>Primary Database Server</w:t>
            </w:r>
            <w:r w:rsidRPr="001B7AAD">
              <w:rPr>
                <w:rFonts w:asciiTheme="majorHAnsi" w:hAnsiTheme="majorHAnsi" w:cstheme="majorHAnsi"/>
                <w:sz w:val="22"/>
                <w:szCs w:val="22"/>
              </w:rPr>
              <w:t xml:space="preserve"> (in this example </w:t>
            </w:r>
            <w:r w:rsidRPr="001B7AAD">
              <w:rPr>
                <w:rFonts w:asciiTheme="majorHAnsi" w:hAnsiTheme="majorHAnsi" w:cstheme="majorHAnsi"/>
                <w:i/>
                <w:sz w:val="22"/>
                <w:szCs w:val="22"/>
              </w:rPr>
              <w:t>mbjulieandtheplantesprimary.database.windows.net</w:t>
            </w:r>
            <w:r w:rsidRPr="001B7AAD">
              <w:rPr>
                <w:rFonts w:asciiTheme="majorHAnsi" w:hAnsiTheme="majorHAnsi" w:cstheme="majorHAnsi"/>
                <w:sz w:val="22"/>
                <w:szCs w:val="22"/>
              </w:rPr>
              <w:t>.)</w:t>
            </w:r>
          </w:p>
          <w:p w14:paraId="6BB6FC8E" w14:textId="2A71DD29" w:rsidR="005E01B8" w:rsidRPr="001B7AAD" w:rsidRDefault="005E01B8" w:rsidP="005E01B8">
            <w:pPr>
              <w:pStyle w:val="Numbers"/>
              <w:numPr>
                <w:ilvl w:val="0"/>
                <w:numId w:val="0"/>
              </w:numPr>
              <w:ind w:left="44"/>
              <w:rPr>
                <w:rFonts w:asciiTheme="majorHAnsi" w:hAnsiTheme="majorHAnsi" w:cstheme="majorHAnsi"/>
                <w:sz w:val="22"/>
                <w:szCs w:val="22"/>
              </w:rPr>
            </w:pPr>
          </w:p>
        </w:tc>
        <w:tc>
          <w:tcPr>
            <w:tcW w:w="3121" w:type="dxa"/>
          </w:tcPr>
          <w:p w14:paraId="7EF7D1F3" w14:textId="454CAD5B" w:rsidR="005E01B8" w:rsidRPr="001B7AAD" w:rsidRDefault="005E01B8" w:rsidP="005E01B8">
            <w:pPr>
              <w:pStyle w:val="Numbers"/>
              <w:numPr>
                <w:ilvl w:val="0"/>
                <w:numId w:val="0"/>
              </w:numPr>
              <w:ind w:left="44"/>
              <w:rPr>
                <w:rFonts w:asciiTheme="majorHAnsi" w:hAnsiTheme="majorHAnsi" w:cstheme="majorHAnsi"/>
                <w:sz w:val="22"/>
                <w:szCs w:val="22"/>
              </w:rPr>
            </w:pPr>
            <w:r w:rsidRPr="001B7AAD">
              <w:rPr>
                <w:rFonts w:asciiTheme="majorHAnsi" w:hAnsiTheme="majorHAnsi" w:cstheme="majorHAnsi"/>
                <w:sz w:val="22"/>
                <w:szCs w:val="22"/>
              </w:rPr>
              <w:t xml:space="preserve">Within a minute or so, </w:t>
            </w:r>
            <w:r>
              <w:rPr>
                <w:rFonts w:asciiTheme="majorHAnsi" w:hAnsiTheme="majorHAnsi" w:cstheme="majorHAnsi"/>
                <w:sz w:val="22"/>
                <w:szCs w:val="22"/>
              </w:rPr>
              <w:t>we</w:t>
            </w:r>
            <w:r w:rsidRPr="001B7AAD">
              <w:rPr>
                <w:rFonts w:asciiTheme="majorHAnsi" w:hAnsiTheme="majorHAnsi" w:cstheme="majorHAnsi"/>
                <w:sz w:val="22"/>
                <w:szCs w:val="22"/>
              </w:rPr>
              <w:t xml:space="preserve"> should </w:t>
            </w:r>
            <w:r>
              <w:rPr>
                <w:rFonts w:asciiTheme="majorHAnsi" w:hAnsiTheme="majorHAnsi" w:cstheme="majorHAnsi"/>
                <w:sz w:val="22"/>
                <w:szCs w:val="22"/>
              </w:rPr>
              <w:t>see</w:t>
            </w:r>
            <w:r w:rsidRPr="001B7AAD">
              <w:rPr>
                <w:rFonts w:asciiTheme="majorHAnsi" w:hAnsiTheme="majorHAnsi" w:cstheme="majorHAnsi"/>
                <w:sz w:val="22"/>
                <w:szCs w:val="22"/>
              </w:rPr>
              <w:t xml:space="preserve"> a spike in t</w:t>
            </w:r>
            <w:r>
              <w:rPr>
                <w:rFonts w:asciiTheme="majorHAnsi" w:hAnsiTheme="majorHAnsi" w:cstheme="majorHAnsi"/>
                <w:sz w:val="22"/>
                <w:szCs w:val="22"/>
              </w:rPr>
              <w:t xml:space="preserve">he Resource Utilization chart. </w:t>
            </w:r>
            <w:r w:rsidRPr="001B7AAD">
              <w:rPr>
                <w:rFonts w:asciiTheme="majorHAnsi" w:hAnsiTheme="majorHAnsi" w:cstheme="majorHAnsi"/>
                <w:sz w:val="22"/>
                <w:szCs w:val="22"/>
              </w:rPr>
              <w:t>CPU usage spiked over 80% percent which would obviously cause a problem if there were multiple events that went on sale at the same time.</w:t>
            </w:r>
          </w:p>
          <w:p w14:paraId="1538A525" w14:textId="48C3468C" w:rsidR="005E01B8" w:rsidRPr="001B7AAD" w:rsidRDefault="005E01B8" w:rsidP="005E01B8">
            <w:pPr>
              <w:ind w:left="44"/>
              <w:rPr>
                <w:rFonts w:asciiTheme="majorHAnsi" w:hAnsiTheme="majorHAnsi" w:cstheme="majorHAnsi"/>
              </w:rPr>
            </w:pPr>
            <w:r w:rsidRPr="001B7AAD">
              <w:rPr>
                <w:rFonts w:asciiTheme="majorHAnsi" w:hAnsiTheme="majorHAnsi" w:cstheme="majorHAnsi"/>
              </w:rPr>
              <w:t>Th</w:t>
            </w:r>
            <w:r>
              <w:rPr>
                <w:rFonts w:asciiTheme="majorHAnsi" w:hAnsiTheme="majorHAnsi" w:cstheme="majorHAnsi"/>
              </w:rPr>
              <w:t>is</w:t>
            </w:r>
            <w:r w:rsidRPr="001B7AAD">
              <w:rPr>
                <w:rFonts w:asciiTheme="majorHAnsi" w:hAnsiTheme="majorHAnsi" w:cstheme="majorHAnsi"/>
              </w:rPr>
              <w:t xml:space="preserve"> database was initially configured using the Basic pricing tier, which </w:t>
            </w:r>
            <w:r>
              <w:rPr>
                <w:rFonts w:asciiTheme="majorHAnsi" w:hAnsiTheme="majorHAnsi" w:cstheme="majorHAnsi"/>
              </w:rPr>
              <w:t>we just saw was not e</w:t>
            </w:r>
            <w:r w:rsidRPr="001B7AAD">
              <w:rPr>
                <w:rFonts w:asciiTheme="majorHAnsi" w:hAnsiTheme="majorHAnsi" w:cstheme="majorHAnsi"/>
              </w:rPr>
              <w:t>nough capacity to handle an even larger spike, or multiple concurrent events.</w:t>
            </w:r>
          </w:p>
          <w:p w14:paraId="6603D369" w14:textId="39243E87" w:rsidR="005E01B8" w:rsidRPr="00CA5E40" w:rsidRDefault="005E01B8" w:rsidP="005E01B8">
            <w:pPr>
              <w:spacing w:line="216" w:lineRule="auto"/>
              <w:ind w:left="44"/>
              <w:rPr>
                <w:rFonts w:asciiTheme="majorHAnsi" w:hAnsiTheme="majorHAnsi" w:cstheme="minorHAnsi"/>
                <w:color w:val="5F5F5F" w:themeColor="accent4" w:themeShade="BF"/>
              </w:rPr>
            </w:pPr>
            <w:r w:rsidRPr="001B7AAD">
              <w:rPr>
                <w:rFonts w:asciiTheme="majorHAnsi" w:hAnsiTheme="majorHAnsi" w:cstheme="majorHAnsi"/>
              </w:rPr>
              <w:t>Basic would not be used for a real-world ticket purchasing website, but is used in this lab scenario primarily to make it easy to show a spike in CPU utilization and to demonstrate how easy it is to scale up on demand.</w:t>
            </w:r>
          </w:p>
        </w:tc>
      </w:tr>
      <w:tr w:rsidR="005E01B8" w14:paraId="27419794" w14:textId="77777777" w:rsidTr="003B58DB">
        <w:trPr>
          <w:trHeight w:val="241"/>
        </w:trPr>
        <w:tc>
          <w:tcPr>
            <w:tcW w:w="5004" w:type="dxa"/>
          </w:tcPr>
          <w:p w14:paraId="60AE411D" w14:textId="3D3ADFE5" w:rsidR="005E01B8" w:rsidRDefault="005E01B8" w:rsidP="005E01B8">
            <w:pPr>
              <w:spacing w:line="216" w:lineRule="auto"/>
              <w:rPr>
                <w:noProof/>
              </w:rPr>
            </w:pPr>
            <w:r>
              <w:rPr>
                <w:noProof/>
              </w:rPr>
              <w:drawing>
                <wp:inline distT="0" distB="0" distL="0" distR="0" wp14:anchorId="16AC1EF9" wp14:editId="68418569">
                  <wp:extent cx="3001511" cy="1865376"/>
                  <wp:effectExtent l="19050" t="19050" r="27940" b="209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88" r="8975"/>
                          <a:stretch/>
                        </pic:blipFill>
                        <pic:spPr bwMode="auto">
                          <a:xfrm>
                            <a:off x="0" y="0"/>
                            <a:ext cx="3029766" cy="1882936"/>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49008BF7" w14:textId="77777777" w:rsidR="005E01B8" w:rsidRPr="00433147" w:rsidRDefault="005E01B8" w:rsidP="005E01B8">
            <w:pPr>
              <w:pStyle w:val="Numbers"/>
              <w:numPr>
                <w:ilvl w:val="0"/>
                <w:numId w:val="36"/>
              </w:numPr>
              <w:ind w:left="404"/>
              <w:rPr>
                <w:rFonts w:asciiTheme="majorHAnsi" w:hAnsiTheme="majorHAnsi" w:cstheme="majorHAnsi"/>
                <w:sz w:val="22"/>
                <w:szCs w:val="22"/>
              </w:rPr>
            </w:pPr>
            <w:r w:rsidRPr="00433147">
              <w:rPr>
                <w:rFonts w:asciiTheme="majorHAnsi" w:hAnsiTheme="majorHAnsi" w:cstheme="majorHAnsi"/>
                <w:sz w:val="22"/>
                <w:szCs w:val="22"/>
              </w:rPr>
              <w:t xml:space="preserve">In the </w:t>
            </w:r>
            <w:r w:rsidRPr="00433147">
              <w:rPr>
                <w:rFonts w:asciiTheme="majorHAnsi" w:hAnsiTheme="majorHAnsi" w:cstheme="majorHAnsi"/>
                <w:b/>
                <w:sz w:val="22"/>
                <w:szCs w:val="22"/>
              </w:rPr>
              <w:t>Customer1 Database</w:t>
            </w:r>
            <w:r w:rsidRPr="00433147">
              <w:rPr>
                <w:rFonts w:asciiTheme="majorHAnsi" w:hAnsiTheme="majorHAnsi" w:cstheme="majorHAnsi"/>
                <w:sz w:val="22"/>
                <w:szCs w:val="22"/>
              </w:rPr>
              <w:t xml:space="preserve"> summary pane, scroll down to Pricing tier.</w:t>
            </w:r>
          </w:p>
          <w:p w14:paraId="1804F00C" w14:textId="31D101DC" w:rsidR="005E01B8" w:rsidRPr="00B828DE" w:rsidRDefault="005E01B8" w:rsidP="005E01B8">
            <w:pPr>
              <w:pStyle w:val="Numbers"/>
              <w:numPr>
                <w:ilvl w:val="0"/>
                <w:numId w:val="36"/>
              </w:numPr>
              <w:ind w:left="404"/>
              <w:rPr>
                <w:rFonts w:asciiTheme="majorHAnsi" w:hAnsiTheme="majorHAnsi" w:cstheme="majorHAnsi"/>
                <w:sz w:val="22"/>
                <w:szCs w:val="22"/>
              </w:rPr>
            </w:pPr>
            <w:r w:rsidRPr="00433147">
              <w:rPr>
                <w:rFonts w:asciiTheme="majorHAnsi" w:hAnsiTheme="majorHAnsi" w:cstheme="majorHAnsi"/>
                <w:sz w:val="22"/>
                <w:szCs w:val="22"/>
              </w:rPr>
              <w:t xml:space="preserve">Click </w:t>
            </w:r>
            <w:r w:rsidRPr="00433147">
              <w:rPr>
                <w:rFonts w:asciiTheme="majorHAnsi" w:hAnsiTheme="majorHAnsi" w:cstheme="majorHAnsi"/>
                <w:b/>
                <w:sz w:val="22"/>
                <w:szCs w:val="22"/>
              </w:rPr>
              <w:t>Pricing tier</w:t>
            </w:r>
            <w:r w:rsidRPr="00433147">
              <w:rPr>
                <w:rFonts w:asciiTheme="majorHAnsi" w:hAnsiTheme="majorHAnsi" w:cstheme="majorHAnsi"/>
                <w:sz w:val="22"/>
                <w:szCs w:val="22"/>
              </w:rPr>
              <w:t>.</w:t>
            </w:r>
          </w:p>
        </w:tc>
        <w:tc>
          <w:tcPr>
            <w:tcW w:w="3121" w:type="dxa"/>
          </w:tcPr>
          <w:p w14:paraId="1079AF2A" w14:textId="3A411775" w:rsidR="005E01B8" w:rsidRPr="00433147" w:rsidRDefault="005E01B8" w:rsidP="005E01B8">
            <w:pPr>
              <w:pStyle w:val="Numbers"/>
              <w:numPr>
                <w:ilvl w:val="0"/>
                <w:numId w:val="0"/>
              </w:numPr>
              <w:ind w:left="44"/>
              <w:rPr>
                <w:rFonts w:asciiTheme="majorHAnsi" w:hAnsiTheme="majorHAnsi" w:cstheme="majorHAnsi"/>
                <w:sz w:val="22"/>
                <w:szCs w:val="22"/>
              </w:rPr>
            </w:pPr>
            <w:r w:rsidRPr="00433147">
              <w:rPr>
                <w:rFonts w:asciiTheme="majorHAnsi" w:hAnsiTheme="majorHAnsi" w:cstheme="majorHAnsi"/>
                <w:sz w:val="22"/>
                <w:szCs w:val="22"/>
              </w:rPr>
              <w:t>Azure SQL Database makes it easy to scale up as needed with the click of a button.</w:t>
            </w:r>
          </w:p>
        </w:tc>
      </w:tr>
      <w:tr w:rsidR="005E01B8" w14:paraId="62833BE3" w14:textId="77777777" w:rsidTr="003B58DB">
        <w:trPr>
          <w:trHeight w:val="241"/>
        </w:trPr>
        <w:tc>
          <w:tcPr>
            <w:tcW w:w="5004" w:type="dxa"/>
          </w:tcPr>
          <w:p w14:paraId="5D3D94A3" w14:textId="51F1EE0D" w:rsidR="005E01B8" w:rsidRDefault="005E01B8" w:rsidP="005E01B8">
            <w:pPr>
              <w:spacing w:line="216" w:lineRule="auto"/>
              <w:rPr>
                <w:noProof/>
              </w:rPr>
            </w:pPr>
            <w:r>
              <w:rPr>
                <w:noProof/>
              </w:rPr>
              <w:lastRenderedPageBreak/>
              <w:drawing>
                <wp:inline distT="0" distB="0" distL="0" distR="0" wp14:anchorId="49463E84" wp14:editId="76BBCD70">
                  <wp:extent cx="3035808" cy="1884664"/>
                  <wp:effectExtent l="19050" t="19050" r="12700" b="209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744" r="9134"/>
                          <a:stretch/>
                        </pic:blipFill>
                        <pic:spPr bwMode="auto">
                          <a:xfrm>
                            <a:off x="0" y="0"/>
                            <a:ext cx="3052590" cy="1895082"/>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334C51C6" w14:textId="77777777" w:rsidR="005E01B8" w:rsidRPr="00433147" w:rsidRDefault="005E01B8" w:rsidP="005E01B8">
            <w:pPr>
              <w:pStyle w:val="Numbers"/>
              <w:numPr>
                <w:ilvl w:val="0"/>
                <w:numId w:val="36"/>
              </w:numPr>
              <w:ind w:left="404"/>
              <w:rPr>
                <w:rFonts w:asciiTheme="majorHAnsi" w:hAnsiTheme="majorHAnsi" w:cstheme="majorHAnsi"/>
                <w:sz w:val="22"/>
                <w:szCs w:val="22"/>
              </w:rPr>
            </w:pPr>
            <w:r w:rsidRPr="00433147">
              <w:rPr>
                <w:rFonts w:asciiTheme="majorHAnsi" w:hAnsiTheme="majorHAnsi" w:cstheme="majorHAnsi"/>
                <w:sz w:val="22"/>
                <w:szCs w:val="22"/>
              </w:rPr>
              <w:t xml:space="preserve">Click </w:t>
            </w:r>
            <w:r w:rsidRPr="00433147">
              <w:rPr>
                <w:rFonts w:asciiTheme="majorHAnsi" w:hAnsiTheme="majorHAnsi" w:cstheme="majorHAnsi"/>
                <w:b/>
                <w:sz w:val="22"/>
                <w:szCs w:val="22"/>
              </w:rPr>
              <w:t>S0 Standard</w:t>
            </w:r>
            <w:r w:rsidRPr="00433147">
              <w:rPr>
                <w:rFonts w:asciiTheme="majorHAnsi" w:hAnsiTheme="majorHAnsi" w:cstheme="majorHAnsi"/>
                <w:sz w:val="22"/>
                <w:szCs w:val="22"/>
              </w:rPr>
              <w:t>.</w:t>
            </w:r>
          </w:p>
          <w:p w14:paraId="1E7C1552" w14:textId="11E9F22C" w:rsidR="005E01B8" w:rsidRPr="00433147" w:rsidRDefault="005E01B8" w:rsidP="005E01B8">
            <w:pPr>
              <w:pStyle w:val="Numbers"/>
              <w:numPr>
                <w:ilvl w:val="0"/>
                <w:numId w:val="36"/>
              </w:numPr>
              <w:ind w:left="404"/>
              <w:rPr>
                <w:rFonts w:asciiTheme="majorHAnsi" w:hAnsiTheme="majorHAnsi" w:cstheme="majorHAnsi"/>
                <w:sz w:val="22"/>
                <w:szCs w:val="22"/>
              </w:rPr>
            </w:pPr>
            <w:r w:rsidRPr="00433147">
              <w:rPr>
                <w:rFonts w:asciiTheme="majorHAnsi" w:hAnsiTheme="majorHAnsi" w:cstheme="majorHAnsi"/>
                <w:sz w:val="22"/>
                <w:szCs w:val="22"/>
              </w:rPr>
              <w:t xml:space="preserve">Click </w:t>
            </w:r>
            <w:r w:rsidRPr="00433147">
              <w:rPr>
                <w:rFonts w:asciiTheme="majorHAnsi" w:hAnsiTheme="majorHAnsi" w:cstheme="majorHAnsi"/>
                <w:b/>
                <w:sz w:val="22"/>
                <w:szCs w:val="22"/>
              </w:rPr>
              <w:t>Select</w:t>
            </w:r>
            <w:r w:rsidRPr="00433147">
              <w:rPr>
                <w:rFonts w:asciiTheme="majorHAnsi" w:hAnsiTheme="majorHAnsi" w:cstheme="majorHAnsi"/>
                <w:sz w:val="22"/>
                <w:szCs w:val="22"/>
              </w:rPr>
              <w:t>.</w:t>
            </w:r>
          </w:p>
        </w:tc>
        <w:tc>
          <w:tcPr>
            <w:tcW w:w="3121" w:type="dxa"/>
          </w:tcPr>
          <w:p w14:paraId="5DE9DF48" w14:textId="77777777" w:rsidR="005E01B8" w:rsidRDefault="005E01B8" w:rsidP="005E01B8">
            <w:pPr>
              <w:pStyle w:val="Numbers"/>
              <w:numPr>
                <w:ilvl w:val="0"/>
                <w:numId w:val="0"/>
              </w:numPr>
              <w:rPr>
                <w:rFonts w:asciiTheme="majorHAnsi" w:hAnsiTheme="majorHAnsi" w:cstheme="majorHAnsi"/>
                <w:sz w:val="22"/>
                <w:szCs w:val="22"/>
              </w:rPr>
            </w:pPr>
            <w:r w:rsidRPr="000D5303">
              <w:rPr>
                <w:rFonts w:asciiTheme="majorHAnsi" w:hAnsiTheme="majorHAnsi" w:cstheme="majorHAnsi"/>
                <w:sz w:val="22"/>
                <w:szCs w:val="22"/>
              </w:rPr>
              <w:t>Within a few seconds, the Basic pricing tier is upgraded to a S0, and the allotted capacity has effectively doubled from 5 database throughput units (DTUs) to 10 DTUs. DTUs are based on a simple, blended measure of CPU, memory, reads, and writes, and they provide a convenient means of describing the relative capacity of the performance levels of different Azure SQL Database SKU pricing tiers.</w:t>
            </w:r>
          </w:p>
          <w:p w14:paraId="194AB80B" w14:textId="7027A38C" w:rsidR="005E01B8" w:rsidRPr="00433147" w:rsidRDefault="005E01B8" w:rsidP="005E01B8">
            <w:pPr>
              <w:pStyle w:val="Numbers"/>
              <w:numPr>
                <w:ilvl w:val="0"/>
                <w:numId w:val="0"/>
              </w:numPr>
              <w:ind w:left="44"/>
              <w:rPr>
                <w:rFonts w:asciiTheme="majorHAnsi" w:hAnsiTheme="majorHAnsi" w:cstheme="majorHAnsi"/>
                <w:sz w:val="22"/>
                <w:szCs w:val="22"/>
              </w:rPr>
            </w:pPr>
            <w:r w:rsidRPr="000D5303">
              <w:rPr>
                <w:rFonts w:asciiTheme="majorHAnsi" w:hAnsiTheme="majorHAnsi" w:cstheme="majorHAnsi"/>
                <w:sz w:val="22"/>
                <w:szCs w:val="22"/>
              </w:rPr>
              <w:t>Now that we’ve upgraded the capacity, let’s see how our application scales with the same load.</w:t>
            </w:r>
          </w:p>
        </w:tc>
      </w:tr>
      <w:tr w:rsidR="005E01B8" w14:paraId="426CCC88" w14:textId="77777777" w:rsidTr="003B58DB">
        <w:trPr>
          <w:trHeight w:val="241"/>
        </w:trPr>
        <w:tc>
          <w:tcPr>
            <w:tcW w:w="5004" w:type="dxa"/>
          </w:tcPr>
          <w:p w14:paraId="158E794E" w14:textId="3E3A8192" w:rsidR="005E01B8" w:rsidRDefault="005E01B8" w:rsidP="005E01B8">
            <w:pPr>
              <w:spacing w:line="216" w:lineRule="auto"/>
              <w:rPr>
                <w:noProof/>
              </w:rPr>
            </w:pPr>
            <w:r>
              <w:rPr>
                <w:noProof/>
              </w:rPr>
              <w:drawing>
                <wp:inline distT="0" distB="0" distL="0" distR="0" wp14:anchorId="658982AC" wp14:editId="2601AFCF">
                  <wp:extent cx="3053124" cy="1836115"/>
                  <wp:effectExtent l="19050" t="19050" r="13970" b="120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0933" cy="1852839"/>
                          </a:xfrm>
                          <a:prstGeom prst="rect">
                            <a:avLst/>
                          </a:prstGeom>
                          <a:ln>
                            <a:solidFill>
                              <a:schemeClr val="tx1">
                                <a:lumMod val="50000"/>
                                <a:lumOff val="50000"/>
                              </a:schemeClr>
                            </a:solidFill>
                          </a:ln>
                        </pic:spPr>
                      </pic:pic>
                    </a:graphicData>
                  </a:graphic>
                </wp:inline>
              </w:drawing>
            </w:r>
          </w:p>
        </w:tc>
        <w:tc>
          <w:tcPr>
            <w:tcW w:w="6964" w:type="dxa"/>
          </w:tcPr>
          <w:p w14:paraId="35379B4B"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Return to the Load Generator.</w:t>
            </w:r>
          </w:p>
          <w:p w14:paraId="314D4D83"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 xml:space="preserve">Insert the Primary Database Server (In this example, </w:t>
            </w:r>
            <w:r w:rsidRPr="000D5303">
              <w:rPr>
                <w:rFonts w:asciiTheme="majorHAnsi" w:hAnsiTheme="majorHAnsi" w:cstheme="majorHAnsi"/>
                <w:i/>
                <w:sz w:val="22"/>
                <w:szCs w:val="22"/>
              </w:rPr>
              <w:t>mbjulieandtheplantesprimary.database.windows.net.</w:t>
            </w:r>
            <w:r w:rsidRPr="000D5303">
              <w:rPr>
                <w:rFonts w:asciiTheme="majorHAnsi" w:hAnsiTheme="majorHAnsi" w:cstheme="majorHAnsi"/>
                <w:sz w:val="22"/>
                <w:szCs w:val="22"/>
              </w:rPr>
              <w:t>)</w:t>
            </w:r>
          </w:p>
          <w:p w14:paraId="7DA36D15"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 xml:space="preserve">Select the first </w:t>
            </w:r>
            <w:r w:rsidRPr="000D5303">
              <w:rPr>
                <w:rFonts w:asciiTheme="majorHAnsi" w:hAnsiTheme="majorHAnsi" w:cstheme="majorHAnsi"/>
                <w:b/>
                <w:sz w:val="22"/>
                <w:szCs w:val="22"/>
              </w:rPr>
              <w:t>Event</w:t>
            </w:r>
            <w:r w:rsidRPr="000D5303">
              <w:rPr>
                <w:rFonts w:asciiTheme="majorHAnsi" w:hAnsiTheme="majorHAnsi" w:cstheme="majorHAnsi"/>
                <w:sz w:val="22"/>
                <w:szCs w:val="22"/>
              </w:rPr>
              <w:t xml:space="preserve"> from the list which will correspond to ConcertId 1, and then select </w:t>
            </w:r>
            <w:r w:rsidRPr="000D5303">
              <w:rPr>
                <w:rFonts w:asciiTheme="majorHAnsi" w:hAnsiTheme="majorHAnsi" w:cstheme="majorHAnsi"/>
                <w:b/>
                <w:sz w:val="22"/>
                <w:szCs w:val="22"/>
              </w:rPr>
              <w:t>Ticket Level</w:t>
            </w:r>
            <w:r w:rsidRPr="000D5303">
              <w:rPr>
                <w:rFonts w:asciiTheme="majorHAnsi" w:hAnsiTheme="majorHAnsi" w:cstheme="majorHAnsi"/>
                <w:sz w:val="22"/>
                <w:szCs w:val="22"/>
              </w:rPr>
              <w:t>,</w:t>
            </w:r>
            <w:r w:rsidRPr="000D5303">
              <w:rPr>
                <w:rFonts w:asciiTheme="majorHAnsi" w:hAnsiTheme="majorHAnsi" w:cstheme="majorHAnsi"/>
                <w:b/>
                <w:sz w:val="22"/>
                <w:szCs w:val="22"/>
              </w:rPr>
              <w:t xml:space="preserve"> </w:t>
            </w:r>
            <w:r w:rsidRPr="000D5303">
              <w:rPr>
                <w:rFonts w:asciiTheme="majorHAnsi" w:hAnsiTheme="majorHAnsi" w:cstheme="majorHAnsi"/>
                <w:sz w:val="22"/>
                <w:szCs w:val="22"/>
              </w:rPr>
              <w:t xml:space="preserve">and </w:t>
            </w:r>
            <w:r w:rsidRPr="000D5303">
              <w:rPr>
                <w:rFonts w:asciiTheme="majorHAnsi" w:hAnsiTheme="majorHAnsi" w:cstheme="majorHAnsi"/>
                <w:b/>
                <w:sz w:val="22"/>
                <w:szCs w:val="22"/>
              </w:rPr>
              <w:t>Customer</w:t>
            </w:r>
            <w:r w:rsidRPr="000D5303">
              <w:rPr>
                <w:rFonts w:asciiTheme="majorHAnsi" w:hAnsiTheme="majorHAnsi" w:cstheme="majorHAnsi"/>
                <w:sz w:val="22"/>
                <w:szCs w:val="22"/>
              </w:rPr>
              <w:t>.</w:t>
            </w:r>
          </w:p>
          <w:p w14:paraId="019CBE50"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For the purposes of this lab, choose the same event as used previously.</w:t>
            </w:r>
          </w:p>
          <w:p w14:paraId="753DA3F4"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 xml:space="preserve">In the </w:t>
            </w:r>
            <w:r w:rsidRPr="000D5303">
              <w:rPr>
                <w:rFonts w:asciiTheme="majorHAnsi" w:hAnsiTheme="majorHAnsi" w:cstheme="majorHAnsi"/>
                <w:b/>
                <w:sz w:val="22"/>
                <w:szCs w:val="22"/>
              </w:rPr>
              <w:t>Tickets To Purchase</w:t>
            </w:r>
            <w:r w:rsidRPr="000D5303">
              <w:rPr>
                <w:rFonts w:asciiTheme="majorHAnsi" w:hAnsiTheme="majorHAnsi" w:cstheme="majorHAnsi"/>
                <w:sz w:val="22"/>
                <w:szCs w:val="22"/>
              </w:rPr>
              <w:t xml:space="preserve"> field, enter</w:t>
            </w:r>
            <w:r w:rsidRPr="000D5303">
              <w:rPr>
                <w:rFonts w:asciiTheme="majorHAnsi" w:hAnsiTheme="majorHAnsi" w:cstheme="majorHAnsi"/>
                <w:b/>
                <w:sz w:val="22"/>
                <w:szCs w:val="22"/>
              </w:rPr>
              <w:t xml:space="preserve"> 10000</w:t>
            </w:r>
            <w:r w:rsidRPr="000D5303">
              <w:rPr>
                <w:rFonts w:asciiTheme="majorHAnsi" w:hAnsiTheme="majorHAnsi" w:cstheme="majorHAnsi"/>
                <w:sz w:val="22"/>
                <w:szCs w:val="22"/>
              </w:rPr>
              <w:t>.</w:t>
            </w:r>
          </w:p>
          <w:p w14:paraId="58C7BDE1"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 xml:space="preserve">In the </w:t>
            </w:r>
            <w:r w:rsidRPr="000D5303">
              <w:rPr>
                <w:rFonts w:asciiTheme="majorHAnsi" w:hAnsiTheme="majorHAnsi" w:cstheme="majorHAnsi"/>
                <w:b/>
                <w:sz w:val="22"/>
                <w:szCs w:val="22"/>
              </w:rPr>
              <w:t>Bulk Purchase</w:t>
            </w:r>
            <w:r w:rsidRPr="000D5303">
              <w:rPr>
                <w:rFonts w:asciiTheme="majorHAnsi" w:hAnsiTheme="majorHAnsi" w:cstheme="majorHAnsi"/>
                <w:sz w:val="22"/>
                <w:szCs w:val="22"/>
              </w:rPr>
              <w:t xml:space="preserve"> field, enter </w:t>
            </w:r>
            <w:r w:rsidRPr="000D5303">
              <w:rPr>
                <w:rFonts w:asciiTheme="majorHAnsi" w:hAnsiTheme="majorHAnsi" w:cstheme="majorHAnsi"/>
                <w:b/>
                <w:sz w:val="22"/>
                <w:szCs w:val="22"/>
              </w:rPr>
              <w:t>80</w:t>
            </w:r>
            <w:r w:rsidRPr="000D5303">
              <w:rPr>
                <w:rFonts w:asciiTheme="majorHAnsi" w:hAnsiTheme="majorHAnsi" w:cstheme="majorHAnsi"/>
                <w:sz w:val="22"/>
                <w:szCs w:val="22"/>
              </w:rPr>
              <w:t>.</w:t>
            </w:r>
          </w:p>
          <w:p w14:paraId="15D05E0F" w14:textId="43A93D62" w:rsidR="005E01B8" w:rsidRPr="00B828DE"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 xml:space="preserve">Click </w:t>
            </w:r>
            <w:r w:rsidRPr="000D5303">
              <w:rPr>
                <w:rFonts w:asciiTheme="majorHAnsi" w:hAnsiTheme="majorHAnsi" w:cstheme="majorHAnsi"/>
                <w:b/>
                <w:sz w:val="22"/>
                <w:szCs w:val="22"/>
              </w:rPr>
              <w:t>Start</w:t>
            </w:r>
            <w:r w:rsidRPr="000D5303">
              <w:rPr>
                <w:rFonts w:asciiTheme="majorHAnsi" w:hAnsiTheme="majorHAnsi" w:cstheme="majorHAnsi"/>
                <w:sz w:val="22"/>
                <w:szCs w:val="22"/>
              </w:rPr>
              <w:t>.</w:t>
            </w:r>
          </w:p>
        </w:tc>
        <w:tc>
          <w:tcPr>
            <w:tcW w:w="3121" w:type="dxa"/>
          </w:tcPr>
          <w:p w14:paraId="75B52C2E" w14:textId="39DA4B5A" w:rsidR="005E01B8" w:rsidRPr="00433147" w:rsidRDefault="005E01B8" w:rsidP="005E01B8">
            <w:pPr>
              <w:pStyle w:val="Numbers"/>
              <w:numPr>
                <w:ilvl w:val="0"/>
                <w:numId w:val="0"/>
              </w:numPr>
              <w:ind w:left="44"/>
              <w:rPr>
                <w:rFonts w:asciiTheme="majorHAnsi" w:hAnsiTheme="majorHAnsi" w:cstheme="majorHAnsi"/>
                <w:sz w:val="22"/>
                <w:szCs w:val="22"/>
              </w:rPr>
            </w:pPr>
            <w:r w:rsidRPr="000D5303">
              <w:rPr>
                <w:rFonts w:asciiTheme="majorHAnsi" w:hAnsiTheme="majorHAnsi" w:cstheme="majorHAnsi"/>
                <w:sz w:val="22"/>
                <w:szCs w:val="22"/>
              </w:rPr>
              <w:t>As you can see, we just simulated another real-world task where 10,000 tickets were purchased, but the tickets per second results look pretty much the same.</w:t>
            </w:r>
          </w:p>
        </w:tc>
      </w:tr>
      <w:tr w:rsidR="005E01B8" w14:paraId="2FF466D0" w14:textId="77777777" w:rsidTr="003B58DB">
        <w:trPr>
          <w:trHeight w:val="241"/>
        </w:trPr>
        <w:tc>
          <w:tcPr>
            <w:tcW w:w="5004" w:type="dxa"/>
          </w:tcPr>
          <w:p w14:paraId="3D0F7067" w14:textId="1C4CE6D3" w:rsidR="005E01B8" w:rsidRDefault="005E01B8" w:rsidP="005E01B8">
            <w:pPr>
              <w:spacing w:line="216" w:lineRule="auto"/>
              <w:rPr>
                <w:noProof/>
              </w:rPr>
            </w:pPr>
            <w:r>
              <w:rPr>
                <w:noProof/>
              </w:rPr>
              <w:lastRenderedPageBreak/>
              <w:drawing>
                <wp:inline distT="0" distB="0" distL="0" distR="0" wp14:anchorId="4D3FEDD7" wp14:editId="0E85490B">
                  <wp:extent cx="3028492" cy="1876812"/>
                  <wp:effectExtent l="19050" t="19050" r="19685" b="285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44" r="8975"/>
                          <a:stretch/>
                        </pic:blipFill>
                        <pic:spPr bwMode="auto">
                          <a:xfrm>
                            <a:off x="0" y="0"/>
                            <a:ext cx="3041208" cy="1884693"/>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26E378E4"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Switch back to the Azure portal.</w:t>
            </w:r>
          </w:p>
          <w:p w14:paraId="7FA19911" w14:textId="77777777" w:rsidR="005E01B8" w:rsidRPr="000D5303"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 xml:space="preserve">Make sure that you have the </w:t>
            </w:r>
            <w:r w:rsidRPr="000D5303">
              <w:rPr>
                <w:rFonts w:asciiTheme="majorHAnsi" w:hAnsiTheme="majorHAnsi" w:cstheme="majorHAnsi"/>
                <w:b/>
                <w:sz w:val="22"/>
                <w:szCs w:val="22"/>
              </w:rPr>
              <w:t>Summary</w:t>
            </w:r>
            <w:r w:rsidRPr="000D5303">
              <w:rPr>
                <w:rFonts w:asciiTheme="majorHAnsi" w:hAnsiTheme="majorHAnsi" w:cstheme="majorHAnsi"/>
                <w:sz w:val="22"/>
                <w:szCs w:val="22"/>
              </w:rPr>
              <w:t xml:space="preserve"> pane open for the Customer1 Database on the </w:t>
            </w:r>
            <w:r w:rsidRPr="000D5303">
              <w:rPr>
                <w:rFonts w:asciiTheme="majorHAnsi" w:hAnsiTheme="majorHAnsi" w:cstheme="majorHAnsi"/>
                <w:i/>
                <w:sz w:val="22"/>
                <w:szCs w:val="22"/>
              </w:rPr>
              <w:t>Primary Database Server</w:t>
            </w:r>
            <w:r w:rsidRPr="000D5303">
              <w:rPr>
                <w:rFonts w:asciiTheme="majorHAnsi" w:hAnsiTheme="majorHAnsi" w:cstheme="majorHAnsi"/>
                <w:sz w:val="22"/>
                <w:szCs w:val="22"/>
              </w:rPr>
              <w:t xml:space="preserve"> (in this example </w:t>
            </w:r>
            <w:r w:rsidRPr="000D5303">
              <w:rPr>
                <w:rFonts w:asciiTheme="majorHAnsi" w:hAnsiTheme="majorHAnsi" w:cstheme="majorHAnsi"/>
                <w:i/>
                <w:sz w:val="22"/>
                <w:szCs w:val="22"/>
              </w:rPr>
              <w:t>mbjulieandtheplantesprimary.database.windows.net</w:t>
            </w:r>
            <w:r w:rsidRPr="000D5303">
              <w:rPr>
                <w:rFonts w:asciiTheme="majorHAnsi" w:hAnsiTheme="majorHAnsi" w:cstheme="majorHAnsi"/>
                <w:sz w:val="22"/>
                <w:szCs w:val="22"/>
              </w:rPr>
              <w:t>).</w:t>
            </w:r>
          </w:p>
          <w:p w14:paraId="1457E6AE" w14:textId="4A2A9E86" w:rsidR="005E01B8" w:rsidRPr="00547C5D" w:rsidRDefault="005E01B8" w:rsidP="005E01B8">
            <w:pPr>
              <w:pStyle w:val="Numbers"/>
              <w:numPr>
                <w:ilvl w:val="0"/>
                <w:numId w:val="36"/>
              </w:numPr>
              <w:ind w:left="404"/>
              <w:rPr>
                <w:rFonts w:asciiTheme="majorHAnsi" w:hAnsiTheme="majorHAnsi" w:cstheme="majorHAnsi"/>
                <w:sz w:val="22"/>
                <w:szCs w:val="22"/>
              </w:rPr>
            </w:pPr>
            <w:r w:rsidRPr="000D5303">
              <w:rPr>
                <w:rFonts w:asciiTheme="majorHAnsi" w:hAnsiTheme="majorHAnsi" w:cstheme="majorHAnsi"/>
                <w:sz w:val="22"/>
                <w:szCs w:val="22"/>
              </w:rPr>
              <w:t>Within a minute or so, you should notice a spike in the Resource Utilization chart from the LoadGenerator.  Notice this time the database CPU usage spiked to around 40 percent, which demonstrates that the added capacity is already providing a benefit.</w:t>
            </w:r>
          </w:p>
        </w:tc>
        <w:tc>
          <w:tcPr>
            <w:tcW w:w="3121" w:type="dxa"/>
          </w:tcPr>
          <w:p w14:paraId="72D78762" w14:textId="77777777" w:rsidR="005E01B8" w:rsidRDefault="005E01B8" w:rsidP="005E01B8">
            <w:pPr>
              <w:spacing w:line="216" w:lineRule="auto"/>
              <w:rPr>
                <w:rFonts w:asciiTheme="majorHAnsi" w:hAnsiTheme="majorHAnsi" w:cstheme="minorHAnsi"/>
                <w:color w:val="5F5F5F" w:themeColor="accent4" w:themeShade="BF"/>
              </w:rPr>
            </w:pPr>
            <w:r w:rsidRPr="00135F90">
              <w:rPr>
                <w:rFonts w:asciiTheme="majorHAnsi" w:hAnsiTheme="majorHAnsi" w:cstheme="minorHAnsi"/>
                <w:color w:val="5F5F5F" w:themeColor="accent4" w:themeShade="BF"/>
              </w:rPr>
              <w:t>As you can see, we just simulated another real</w:t>
            </w:r>
            <w:ins w:id="5" w:author="Alan Deeth" w:date="2015-08-18T13:31:00Z">
              <w:r>
                <w:rPr>
                  <w:rFonts w:asciiTheme="majorHAnsi" w:hAnsiTheme="majorHAnsi" w:cstheme="minorHAnsi"/>
                  <w:color w:val="5F5F5F" w:themeColor="accent4" w:themeShade="BF"/>
                </w:rPr>
                <w:t>-</w:t>
              </w:r>
            </w:ins>
            <w:r w:rsidRPr="00135F90">
              <w:rPr>
                <w:rFonts w:asciiTheme="majorHAnsi" w:hAnsiTheme="majorHAnsi" w:cstheme="minorHAnsi"/>
                <w:color w:val="5F5F5F" w:themeColor="accent4" w:themeShade="BF"/>
              </w:rPr>
              <w:t xml:space="preserve">world scenario where </w:t>
            </w:r>
            <w:r>
              <w:rPr>
                <w:rFonts w:asciiTheme="majorHAnsi" w:hAnsiTheme="majorHAnsi" w:cstheme="minorHAnsi"/>
                <w:color w:val="5F5F5F" w:themeColor="accent4" w:themeShade="BF"/>
              </w:rPr>
              <w:t>2</w:t>
            </w:r>
            <w:r w:rsidRPr="00135F90">
              <w:rPr>
                <w:rFonts w:asciiTheme="majorHAnsi" w:hAnsiTheme="majorHAnsi" w:cstheme="minorHAnsi"/>
                <w:color w:val="5F5F5F" w:themeColor="accent4" w:themeShade="BF"/>
              </w:rPr>
              <w:t xml:space="preserve">,000 tickets were purchased, and this time the </w:t>
            </w:r>
            <w:ins w:id="6" w:author="Alan Deeth" w:date="2015-08-18T13:31:00Z">
              <w:r>
                <w:rPr>
                  <w:rFonts w:asciiTheme="majorHAnsi" w:hAnsiTheme="majorHAnsi" w:cstheme="minorHAnsi"/>
                  <w:color w:val="5F5F5F" w:themeColor="accent4" w:themeShade="BF"/>
                </w:rPr>
                <w:t>database</w:t>
              </w:r>
            </w:ins>
            <w:del w:id="7" w:author="Alan Deeth" w:date="2015-08-18T13:31:00Z">
              <w:r w:rsidRPr="00135F90" w:rsidDel="008C0B20">
                <w:rPr>
                  <w:rFonts w:asciiTheme="majorHAnsi" w:hAnsiTheme="majorHAnsi" w:cstheme="minorHAnsi"/>
                  <w:color w:val="5F5F5F" w:themeColor="accent4" w:themeShade="BF"/>
                </w:rPr>
                <w:delText>DB</w:delText>
              </w:r>
            </w:del>
            <w:r w:rsidRPr="00135F90">
              <w:rPr>
                <w:rFonts w:asciiTheme="majorHAnsi" w:hAnsiTheme="majorHAnsi" w:cstheme="minorHAnsi"/>
                <w:color w:val="5F5F5F" w:themeColor="accent4" w:themeShade="BF"/>
              </w:rPr>
              <w:t xml:space="preserve"> CPU usage spiked to </w:t>
            </w:r>
            <w:r>
              <w:rPr>
                <w:rFonts w:asciiTheme="majorHAnsi" w:hAnsiTheme="majorHAnsi" w:cstheme="minorHAnsi"/>
                <w:color w:val="5F5F5F" w:themeColor="accent4" w:themeShade="BF"/>
              </w:rPr>
              <w:t xml:space="preserve">around </w:t>
            </w:r>
            <w:r w:rsidRPr="00135F90">
              <w:rPr>
                <w:rFonts w:asciiTheme="majorHAnsi" w:hAnsiTheme="majorHAnsi" w:cstheme="minorHAnsi"/>
                <w:color w:val="5F5F5F" w:themeColor="accent4" w:themeShade="BF"/>
              </w:rPr>
              <w:t>40</w:t>
            </w:r>
            <w:del w:id="8" w:author="Alan Deeth" w:date="2015-08-18T13:31:00Z">
              <w:r w:rsidRPr="00135F90" w:rsidDel="008C0B20">
                <w:rPr>
                  <w:rFonts w:asciiTheme="majorHAnsi" w:hAnsiTheme="majorHAnsi" w:cstheme="minorHAnsi"/>
                  <w:color w:val="5F5F5F" w:themeColor="accent4" w:themeShade="BF"/>
                </w:rPr>
                <w:delText>%</w:delText>
              </w:r>
            </w:del>
            <w:ins w:id="9" w:author="Alan Deeth" w:date="2015-08-18T13:31:00Z">
              <w:r>
                <w:rPr>
                  <w:rFonts w:asciiTheme="majorHAnsi" w:hAnsiTheme="majorHAnsi" w:cstheme="minorHAnsi"/>
                  <w:color w:val="5F5F5F" w:themeColor="accent4" w:themeShade="BF"/>
                </w:rPr>
                <w:t xml:space="preserve"> percent</w:t>
              </w:r>
            </w:ins>
            <w:r w:rsidRPr="00135F90">
              <w:rPr>
                <w:rFonts w:asciiTheme="majorHAnsi" w:hAnsiTheme="majorHAnsi" w:cstheme="minorHAnsi"/>
                <w:color w:val="5F5F5F" w:themeColor="accent4" w:themeShade="BF"/>
              </w:rPr>
              <w:t>, which demonstrates that the added capacity is already provid</w:t>
            </w:r>
            <w:ins w:id="10" w:author="Alan Deeth" w:date="2015-08-18T13:31:00Z">
              <w:r>
                <w:rPr>
                  <w:rFonts w:asciiTheme="majorHAnsi" w:hAnsiTheme="majorHAnsi" w:cstheme="minorHAnsi"/>
                  <w:color w:val="5F5F5F" w:themeColor="accent4" w:themeShade="BF"/>
                </w:rPr>
                <w:t>ing</w:t>
              </w:r>
            </w:ins>
            <w:del w:id="11" w:author="Alan Deeth" w:date="2015-08-18T13:31:00Z">
              <w:r w:rsidRPr="00135F90" w:rsidDel="008C0B20">
                <w:rPr>
                  <w:rFonts w:asciiTheme="majorHAnsi" w:hAnsiTheme="majorHAnsi" w:cstheme="minorHAnsi"/>
                  <w:color w:val="5F5F5F" w:themeColor="accent4" w:themeShade="BF"/>
                </w:rPr>
                <w:delText>ed</w:delText>
              </w:r>
            </w:del>
            <w:r w:rsidRPr="00135F90">
              <w:rPr>
                <w:rFonts w:asciiTheme="majorHAnsi" w:hAnsiTheme="majorHAnsi" w:cstheme="minorHAnsi"/>
                <w:color w:val="5F5F5F" w:themeColor="accent4" w:themeShade="BF"/>
              </w:rPr>
              <w:t xml:space="preserve"> a benefit.</w:t>
            </w:r>
          </w:p>
          <w:p w14:paraId="3442334D" w14:textId="77777777" w:rsidR="005E01B8" w:rsidRPr="00135F90" w:rsidRDefault="005E01B8" w:rsidP="005E01B8">
            <w:pPr>
              <w:spacing w:line="216" w:lineRule="auto"/>
              <w:rPr>
                <w:rFonts w:asciiTheme="majorHAnsi" w:hAnsiTheme="majorHAnsi" w:cstheme="minorHAnsi"/>
                <w:color w:val="5F5F5F" w:themeColor="accent4" w:themeShade="BF"/>
              </w:rPr>
            </w:pPr>
          </w:p>
          <w:p w14:paraId="0B394ABA" w14:textId="6AB6D8D4" w:rsidR="005E01B8" w:rsidRPr="00433147" w:rsidRDefault="005E01B8" w:rsidP="00DB2398">
            <w:pPr>
              <w:pStyle w:val="Numbers"/>
              <w:numPr>
                <w:ilvl w:val="0"/>
                <w:numId w:val="0"/>
              </w:numPr>
              <w:ind w:left="10" w:hanging="10"/>
              <w:rPr>
                <w:rFonts w:asciiTheme="majorHAnsi" w:hAnsiTheme="majorHAnsi" w:cstheme="majorHAnsi"/>
                <w:sz w:val="22"/>
                <w:szCs w:val="22"/>
              </w:rPr>
            </w:pPr>
            <w:r w:rsidRPr="00DB2398">
              <w:rPr>
                <w:rFonts w:asciiTheme="majorHAnsi" w:eastAsiaTheme="minorHAnsi" w:hAnsiTheme="majorHAnsi" w:cstheme="minorHAnsi"/>
                <w:color w:val="5F5F5F" w:themeColor="accent4" w:themeShade="BF"/>
                <w:sz w:val="22"/>
                <w:szCs w:val="22"/>
              </w:rPr>
              <w:t>Beyond scaling up individual databases, you will next see how to let Azure SQL Database help customers dynamically scale groups of databases to meet changes in demand, rather than have to manage this manually.</w:t>
            </w:r>
          </w:p>
        </w:tc>
      </w:tr>
    </w:tbl>
    <w:p w14:paraId="1B2C69C8" w14:textId="62506A89" w:rsidR="00EC16B2" w:rsidRPr="00A71EDE" w:rsidRDefault="00EC16B2" w:rsidP="00A71EDE">
      <w:pPr>
        <w:rPr>
          <w:sz w:val="6"/>
        </w:rPr>
      </w:pPr>
    </w:p>
    <w:sectPr w:rsidR="00EC16B2" w:rsidRPr="00A71EDE" w:rsidSect="00CF39E0">
      <w:footerReference w:type="default" r:id="rId25"/>
      <w:pgSz w:w="15840" w:h="12240" w:orient="landscape"/>
      <w:pgMar w:top="720" w:right="720" w:bottom="720" w:left="720" w:header="720" w:footer="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lizabeth Grigg" w:date="2015-08-24T08:19:00Z" w:initials="EG">
    <w:p w14:paraId="2F6D0038" w14:textId="5B8B9C2B" w:rsidR="005511DD" w:rsidRDefault="005511DD">
      <w:pPr>
        <w:pStyle w:val="CommentText"/>
      </w:pPr>
      <w:r>
        <w:rPr>
          <w:rStyle w:val="CommentReference"/>
        </w:rPr>
        <w:annotationRef/>
      </w:r>
      <w:r>
        <w:t>Note to Darmadi and Tara. This section is a prerequisite for all of our demos.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6D00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0995E" w14:textId="77777777" w:rsidR="00D969FA" w:rsidRDefault="00D969FA" w:rsidP="009847D7">
      <w:pPr>
        <w:spacing w:after="0" w:line="240" w:lineRule="auto"/>
      </w:pPr>
      <w:r>
        <w:separator/>
      </w:r>
    </w:p>
  </w:endnote>
  <w:endnote w:type="continuationSeparator" w:id="0">
    <w:p w14:paraId="5766CA6D" w14:textId="77777777" w:rsidR="00D969FA" w:rsidRDefault="00D969FA"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7899E3D4" w:rsidR="00874485" w:rsidRPr="00CF39E0" w:rsidRDefault="00874485" w:rsidP="00457437">
        <w:pPr>
          <w:pStyle w:val="Footer"/>
          <w:jc w:val="right"/>
          <w:rPr>
            <w:color w:val="0072C6" w:themeColor="accent5"/>
            <w:sz w:val="18"/>
          </w:rPr>
        </w:pPr>
        <w:r>
          <w:rPr>
            <w:noProof/>
            <w:color w:val="0072C6" w:themeColor="accent5"/>
            <w:sz w:val="18"/>
          </w:rPr>
          <w:drawing>
            <wp:inline distT="0" distB="0" distL="0" distR="0" wp14:anchorId="71F26972" wp14:editId="4F534651">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08BA9C89">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14:paraId="4618841C" w14:textId="55E22E2A" w:rsidR="00874485" w:rsidRPr="00CF39E0" w:rsidRDefault="00874485" w:rsidP="00CF39E0">
                              <w:pPr>
                                <w:spacing w:after="0" w:line="240" w:lineRule="auto"/>
                                <w:rPr>
                                  <w:color w:val="0072C6" w:themeColor="accent5"/>
                                  <w:sz w:val="18"/>
                                </w:rPr>
                              </w:pPr>
                              <w:r w:rsidRPr="00EF6AD5">
                                <w:rPr>
                                  <w:color w:val="0072C6" w:themeColor="accent5"/>
                                  <w:sz w:val="18"/>
                                </w:rPr>
                                <w:t>Azure SQL Database Demo</w:t>
                              </w:r>
                              <w:r>
                                <w:rPr>
                                  <w:color w:val="0072C6" w:themeColor="accent5"/>
                                  <w:sz w:val="18"/>
                                </w:rPr>
                                <w:t>nstration—</w:t>
                              </w:r>
                              <w:r w:rsidR="00FF0D14">
                                <w:rPr>
                                  <w:color w:val="0072C6" w:themeColor="accent5"/>
                                  <w:sz w:val="18"/>
                                </w:rPr>
                                <w:t>Vertical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14:paraId="4618841C" w14:textId="55E22E2A" w:rsidR="00874485" w:rsidRPr="00CF39E0" w:rsidRDefault="00874485" w:rsidP="00CF39E0">
                        <w:pPr>
                          <w:spacing w:after="0" w:line="240" w:lineRule="auto"/>
                          <w:rPr>
                            <w:color w:val="0072C6" w:themeColor="accent5"/>
                            <w:sz w:val="18"/>
                          </w:rPr>
                        </w:pPr>
                        <w:r w:rsidRPr="00EF6AD5">
                          <w:rPr>
                            <w:color w:val="0072C6" w:themeColor="accent5"/>
                            <w:sz w:val="18"/>
                          </w:rPr>
                          <w:t>Azure SQL Database Demo</w:t>
                        </w:r>
                        <w:r>
                          <w:rPr>
                            <w:color w:val="0072C6" w:themeColor="accent5"/>
                            <w:sz w:val="18"/>
                          </w:rPr>
                          <w:t>nstration—</w:t>
                        </w:r>
                        <w:r w:rsidR="00FF0D14">
                          <w:rPr>
                            <w:color w:val="0072C6" w:themeColor="accent5"/>
                            <w:sz w:val="18"/>
                          </w:rPr>
                          <w:t>Vertical Scaling</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sidR="005511DD">
          <w:rPr>
            <w:noProof/>
            <w:color w:val="0072C6"/>
            <w:sz w:val="18"/>
          </w:rPr>
          <w:t>3</w:t>
        </w:r>
        <w:r w:rsidRPr="00457437">
          <w:rPr>
            <w:noProof/>
            <w:color w:val="0072C6"/>
            <w:sz w:val="18"/>
          </w:rPr>
          <w:fldChar w:fldCharType="end"/>
        </w:r>
      </w:p>
    </w:sdtContent>
  </w:sdt>
  <w:p w14:paraId="419F4C59" w14:textId="77777777" w:rsidR="00874485" w:rsidRDefault="00874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2A5EA" w14:textId="77777777" w:rsidR="00D969FA" w:rsidRDefault="00D969FA" w:rsidP="009847D7">
      <w:pPr>
        <w:spacing w:after="0" w:line="240" w:lineRule="auto"/>
      </w:pPr>
      <w:r>
        <w:separator/>
      </w:r>
    </w:p>
  </w:footnote>
  <w:footnote w:type="continuationSeparator" w:id="0">
    <w:p w14:paraId="3B1848FF" w14:textId="77777777" w:rsidR="00D969FA" w:rsidRDefault="00D969FA"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08DC06F7"/>
    <w:multiLevelType w:val="hybridMultilevel"/>
    <w:tmpl w:val="2AECF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37378"/>
    <w:multiLevelType w:val="hybridMultilevel"/>
    <w:tmpl w:val="0DEED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41726C"/>
    <w:multiLevelType w:val="hybridMultilevel"/>
    <w:tmpl w:val="037E3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881CF2"/>
    <w:multiLevelType w:val="hybridMultilevel"/>
    <w:tmpl w:val="5C5CA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607F4"/>
    <w:multiLevelType w:val="multilevel"/>
    <w:tmpl w:val="E55A3F98"/>
    <w:lvl w:ilvl="0">
      <w:start w:val="8"/>
      <w:numFmt w:val="decimal"/>
      <w:lvlText w:val="%1."/>
      <w:lvlJc w:val="left"/>
      <w:pPr>
        <w:tabs>
          <w:tab w:val="num" w:pos="360"/>
        </w:tabs>
        <w:ind w:left="360" w:hanging="360"/>
      </w:pPr>
      <w:rPr>
        <w:rFonts w:hint="default"/>
        <w:position w:val="0"/>
      </w:rPr>
    </w:lvl>
    <w:lvl w:ilvl="1">
      <w:start w:val="7"/>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7" w15:restartNumberingAfterBreak="0">
    <w:nsid w:val="199652D4"/>
    <w:multiLevelType w:val="multilevel"/>
    <w:tmpl w:val="D4A427DA"/>
    <w:lvl w:ilvl="0">
      <w:start w:val="6"/>
      <w:numFmt w:val="decimal"/>
      <w:lvlText w:val="%1."/>
      <w:lvlJc w:val="left"/>
      <w:pPr>
        <w:tabs>
          <w:tab w:val="num" w:pos="360"/>
        </w:tabs>
        <w:ind w:left="360" w:hanging="360"/>
      </w:pPr>
      <w:rPr>
        <w:rFonts w:hint="default"/>
        <w:position w:val="0"/>
      </w:rPr>
    </w:lvl>
    <w:lvl w:ilvl="1">
      <w:start w:val="7"/>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8" w15:restartNumberingAfterBreak="0">
    <w:nsid w:val="1AAE4554"/>
    <w:multiLevelType w:val="multilevel"/>
    <w:tmpl w:val="CF1C1FD8"/>
    <w:lvl w:ilvl="0">
      <w:start w:val="1"/>
      <w:numFmt w:val="decimal"/>
      <w:lvlText w:val="%1."/>
      <w:lvlJc w:val="left"/>
      <w:pPr>
        <w:tabs>
          <w:tab w:val="num" w:pos="360"/>
        </w:tabs>
        <w:ind w:left="360" w:hanging="360"/>
      </w:pPr>
      <w:rPr>
        <w:rFonts w:asciiTheme="majorHAnsi" w:eastAsia="Calibri" w:hAnsiTheme="majorHAnsi" w:cs="Calibri" w:hint="default"/>
        <w:position w:val="0"/>
        <w:sz w:val="22"/>
        <w:szCs w:val="22"/>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9" w15:restartNumberingAfterBreak="0">
    <w:nsid w:val="261B2411"/>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0" w15:restartNumberingAfterBreak="0">
    <w:nsid w:val="2E884288"/>
    <w:multiLevelType w:val="multilevel"/>
    <w:tmpl w:val="57FCF344"/>
    <w:lvl w:ilvl="0">
      <w:start w:val="1"/>
      <w:numFmt w:val="decimal"/>
      <w:lvlText w:val="%1."/>
      <w:lvlJc w:val="left"/>
      <w:pPr>
        <w:tabs>
          <w:tab w:val="num" w:pos="360"/>
        </w:tabs>
        <w:ind w:left="360" w:hanging="360"/>
      </w:pPr>
      <w:rPr>
        <w:rFonts w:hint="default"/>
        <w:position w:val="0"/>
      </w:rPr>
    </w:lvl>
    <w:lvl w:ilvl="1">
      <w:start w:val="1"/>
      <w:numFmt w:val="bullet"/>
      <w:lvlText w:val=""/>
      <w:lvlJc w:val="left"/>
      <w:pPr>
        <w:tabs>
          <w:tab w:val="num" w:pos="720"/>
        </w:tabs>
        <w:ind w:left="720" w:hanging="360"/>
      </w:pPr>
      <w:rPr>
        <w:rFonts w:ascii="Symbol" w:hAnsi="Symbol"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1" w15:restartNumberingAfterBreak="0">
    <w:nsid w:val="38880B7A"/>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2"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3"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4"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5" w15:restartNumberingAfterBreak="0">
    <w:nsid w:val="3D120A65"/>
    <w:multiLevelType w:val="hybridMultilevel"/>
    <w:tmpl w:val="F4E0C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22145"/>
    <w:multiLevelType w:val="multilevel"/>
    <w:tmpl w:val="E7B83E76"/>
    <w:lvl w:ilvl="0">
      <w:start w:val="1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8" w15:restartNumberingAfterBreak="0">
    <w:nsid w:val="419246DD"/>
    <w:multiLevelType w:val="multilevel"/>
    <w:tmpl w:val="274636B8"/>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9" w15:restartNumberingAfterBreak="0">
    <w:nsid w:val="44065FBE"/>
    <w:multiLevelType w:val="multilevel"/>
    <w:tmpl w:val="41D02206"/>
    <w:lvl w:ilvl="0">
      <w:start w:val="5"/>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0" w15:restartNumberingAfterBreak="0">
    <w:nsid w:val="4BA94EE1"/>
    <w:multiLevelType w:val="hybridMultilevel"/>
    <w:tmpl w:val="009C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2" w15:restartNumberingAfterBreak="0">
    <w:nsid w:val="4DD35612"/>
    <w:multiLevelType w:val="multilevel"/>
    <w:tmpl w:val="90881BB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3" w15:restartNumberingAfterBreak="0">
    <w:nsid w:val="57122453"/>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4" w15:restartNumberingAfterBreak="0">
    <w:nsid w:val="5E3444D3"/>
    <w:multiLevelType w:val="hybridMultilevel"/>
    <w:tmpl w:val="F198F77A"/>
    <w:lvl w:ilvl="0" w:tplc="5E2877FE">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075DD3"/>
    <w:multiLevelType w:val="hybridMultilevel"/>
    <w:tmpl w:val="4B72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7" w15:restartNumberingAfterBreak="0">
    <w:nsid w:val="615F50E6"/>
    <w:multiLevelType w:val="multilevel"/>
    <w:tmpl w:val="293EA1B8"/>
    <w:lvl w:ilvl="0">
      <w:start w:val="5"/>
      <w:numFmt w:val="decimal"/>
      <w:lvlText w:val="%1."/>
      <w:lvlJc w:val="left"/>
      <w:pPr>
        <w:tabs>
          <w:tab w:val="num" w:pos="360"/>
        </w:tabs>
        <w:ind w:left="360" w:hanging="360"/>
      </w:pPr>
      <w:rPr>
        <w:rFonts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8" w15:restartNumberingAfterBreak="0">
    <w:nsid w:val="623A158A"/>
    <w:multiLevelType w:val="multilevel"/>
    <w:tmpl w:val="D35AA666"/>
    <w:lvl w:ilvl="0">
      <w:start w:val="1"/>
      <w:numFmt w:val="decimal"/>
      <w:lvlText w:val="%1."/>
      <w:lvlJc w:val="left"/>
      <w:pPr>
        <w:tabs>
          <w:tab w:val="num" w:pos="360"/>
        </w:tabs>
        <w:ind w:left="360" w:hanging="360"/>
      </w:pPr>
      <w:rPr>
        <w:rFonts w:asciiTheme="majorHAnsi" w:eastAsia="Calibri" w:hAnsiTheme="majorHAnsi" w:cs="Calibri" w:hint="default"/>
        <w:position w:val="0"/>
        <w:sz w:val="22"/>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9" w15:restartNumberingAfterBreak="0">
    <w:nsid w:val="63421990"/>
    <w:multiLevelType w:val="multilevel"/>
    <w:tmpl w:val="43F0E124"/>
    <w:lvl w:ilvl="0">
      <w:start w:val="12"/>
      <w:numFmt w:val="decimal"/>
      <w:lvlText w:val="%1."/>
      <w:lvlJc w:val="left"/>
      <w:pPr>
        <w:tabs>
          <w:tab w:val="num" w:pos="360"/>
        </w:tabs>
        <w:ind w:left="360" w:hanging="360"/>
      </w:pPr>
      <w:rPr>
        <w:rFonts w:asciiTheme="majorHAnsi" w:eastAsia="Calibri" w:hAnsiTheme="majorHAnsi" w:cs="Calibri" w:hint="default"/>
        <w:position w:val="0"/>
      </w:rPr>
    </w:lvl>
    <w:lvl w:ilvl="1">
      <w:start w:val="3"/>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0" w15:restartNumberingAfterBreak="0">
    <w:nsid w:val="68A601D4"/>
    <w:multiLevelType w:val="hybridMultilevel"/>
    <w:tmpl w:val="EEB2A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FA353C"/>
    <w:multiLevelType w:val="hybridMultilevel"/>
    <w:tmpl w:val="559A9098"/>
    <w:lvl w:ilvl="0" w:tplc="9670EBB2">
      <w:start w:val="1"/>
      <w:numFmt w:val="decimal"/>
      <w:pStyle w:val="Numb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D801F5"/>
    <w:multiLevelType w:val="multilevel"/>
    <w:tmpl w:val="0B38C076"/>
    <w:lvl w:ilvl="0">
      <w:start w:val="4"/>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3" w15:restartNumberingAfterBreak="0">
    <w:nsid w:val="7C162922"/>
    <w:multiLevelType w:val="multilevel"/>
    <w:tmpl w:val="90881BB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4"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8B7BC0"/>
    <w:multiLevelType w:val="hybridMultilevel"/>
    <w:tmpl w:val="D0E21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4"/>
  </w:num>
  <w:num w:numId="3">
    <w:abstractNumId w:val="8"/>
  </w:num>
  <w:num w:numId="4">
    <w:abstractNumId w:val="21"/>
  </w:num>
  <w:num w:numId="5">
    <w:abstractNumId w:val="13"/>
  </w:num>
  <w:num w:numId="6">
    <w:abstractNumId w:val="12"/>
  </w:num>
  <w:num w:numId="7">
    <w:abstractNumId w:val="0"/>
  </w:num>
  <w:num w:numId="8">
    <w:abstractNumId w:val="28"/>
  </w:num>
  <w:num w:numId="9">
    <w:abstractNumId w:val="26"/>
  </w:num>
  <w:num w:numId="10">
    <w:abstractNumId w:val="1"/>
  </w:num>
  <w:num w:numId="11">
    <w:abstractNumId w:val="16"/>
  </w:num>
  <w:num w:numId="12">
    <w:abstractNumId w:val="22"/>
  </w:num>
  <w:num w:numId="13">
    <w:abstractNumId w:val="24"/>
  </w:num>
  <w:num w:numId="14">
    <w:abstractNumId w:val="3"/>
  </w:num>
  <w:num w:numId="15">
    <w:abstractNumId w:val="15"/>
  </w:num>
  <w:num w:numId="16">
    <w:abstractNumId w:val="34"/>
  </w:num>
  <w:num w:numId="17">
    <w:abstractNumId w:val="30"/>
  </w:num>
  <w:num w:numId="18">
    <w:abstractNumId w:val="2"/>
  </w:num>
  <w:num w:numId="19">
    <w:abstractNumId w:val="4"/>
  </w:num>
  <w:num w:numId="20">
    <w:abstractNumId w:val="31"/>
    <w:lvlOverride w:ilvl="0">
      <w:startOverride w:val="1"/>
    </w:lvlOverride>
  </w:num>
  <w:num w:numId="21">
    <w:abstractNumId w:val="20"/>
  </w:num>
  <w:num w:numId="22">
    <w:abstractNumId w:val="25"/>
  </w:num>
  <w:num w:numId="23">
    <w:abstractNumId w:val="33"/>
  </w:num>
  <w:num w:numId="24">
    <w:abstractNumId w:val="29"/>
  </w:num>
  <w:num w:numId="25">
    <w:abstractNumId w:val="32"/>
  </w:num>
  <w:num w:numId="26">
    <w:abstractNumId w:val="19"/>
  </w:num>
  <w:num w:numId="27">
    <w:abstractNumId w:val="23"/>
  </w:num>
  <w:num w:numId="28">
    <w:abstractNumId w:val="11"/>
  </w:num>
  <w:num w:numId="29">
    <w:abstractNumId w:val="9"/>
  </w:num>
  <w:num w:numId="30">
    <w:abstractNumId w:val="18"/>
  </w:num>
  <w:num w:numId="31">
    <w:abstractNumId w:val="27"/>
  </w:num>
  <w:num w:numId="32">
    <w:abstractNumId w:val="10"/>
  </w:num>
  <w:num w:numId="33">
    <w:abstractNumId w:val="7"/>
  </w:num>
  <w:num w:numId="34">
    <w:abstractNumId w:val="6"/>
  </w:num>
  <w:num w:numId="35">
    <w:abstractNumId w:val="17"/>
  </w:num>
  <w:num w:numId="36">
    <w:abstractNumId w:val="35"/>
  </w:num>
  <w:num w:numId="37">
    <w:abstractNumId w:val="5"/>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zabeth Grigg">
    <w15:presenceInfo w15:providerId="AD" w15:userId="S-1-5-21-3770494660-1800110965-1935647350-10438"/>
  </w15:person>
  <w15:person w15:author="Alan Deeth">
    <w15:presenceInfo w15:providerId="AD" w15:userId="S-1-5-21-3770494660-1800110965-1935647350-78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9"/>
  <w:doNotDisplayPageBoundaries/>
  <w:hideSpellingErrors/>
  <w:hideGrammatical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219CD"/>
    <w:rsid w:val="00022699"/>
    <w:rsid w:val="00030FFF"/>
    <w:rsid w:val="00034D78"/>
    <w:rsid w:val="000373AC"/>
    <w:rsid w:val="00044D0F"/>
    <w:rsid w:val="00047100"/>
    <w:rsid w:val="000472B6"/>
    <w:rsid w:val="00047A24"/>
    <w:rsid w:val="000534B5"/>
    <w:rsid w:val="000559E4"/>
    <w:rsid w:val="0005630A"/>
    <w:rsid w:val="000604CD"/>
    <w:rsid w:val="0006745A"/>
    <w:rsid w:val="0007384F"/>
    <w:rsid w:val="00076B0D"/>
    <w:rsid w:val="000909EA"/>
    <w:rsid w:val="000A1A81"/>
    <w:rsid w:val="000A7247"/>
    <w:rsid w:val="000B3557"/>
    <w:rsid w:val="000B37A6"/>
    <w:rsid w:val="000B7DC2"/>
    <w:rsid w:val="000C0863"/>
    <w:rsid w:val="000C2FCC"/>
    <w:rsid w:val="000C50D6"/>
    <w:rsid w:val="000D5303"/>
    <w:rsid w:val="000D7BAA"/>
    <w:rsid w:val="000F0601"/>
    <w:rsid w:val="000F474A"/>
    <w:rsid w:val="000F6E84"/>
    <w:rsid w:val="001026DB"/>
    <w:rsid w:val="00107110"/>
    <w:rsid w:val="001117F4"/>
    <w:rsid w:val="0011565A"/>
    <w:rsid w:val="00121F95"/>
    <w:rsid w:val="00124386"/>
    <w:rsid w:val="001325C5"/>
    <w:rsid w:val="00135F90"/>
    <w:rsid w:val="00141F3C"/>
    <w:rsid w:val="00150E55"/>
    <w:rsid w:val="001553CC"/>
    <w:rsid w:val="00162B59"/>
    <w:rsid w:val="00172E8B"/>
    <w:rsid w:val="001739F3"/>
    <w:rsid w:val="0017687F"/>
    <w:rsid w:val="00184EF2"/>
    <w:rsid w:val="001A6370"/>
    <w:rsid w:val="001B5B17"/>
    <w:rsid w:val="001B7AAD"/>
    <w:rsid w:val="001C223E"/>
    <w:rsid w:val="001C607A"/>
    <w:rsid w:val="001C61F9"/>
    <w:rsid w:val="001D0601"/>
    <w:rsid w:val="001D64A5"/>
    <w:rsid w:val="001E769D"/>
    <w:rsid w:val="001F451A"/>
    <w:rsid w:val="00206AC6"/>
    <w:rsid w:val="00207EF8"/>
    <w:rsid w:val="00210345"/>
    <w:rsid w:val="00211F6A"/>
    <w:rsid w:val="002138EB"/>
    <w:rsid w:val="00214DEB"/>
    <w:rsid w:val="00216616"/>
    <w:rsid w:val="00220F15"/>
    <w:rsid w:val="00227F96"/>
    <w:rsid w:val="00232ED6"/>
    <w:rsid w:val="00245A6A"/>
    <w:rsid w:val="00247747"/>
    <w:rsid w:val="002507C8"/>
    <w:rsid w:val="00252530"/>
    <w:rsid w:val="00253CBA"/>
    <w:rsid w:val="002571A9"/>
    <w:rsid w:val="00257DD8"/>
    <w:rsid w:val="0026182B"/>
    <w:rsid w:val="00266495"/>
    <w:rsid w:val="00267A9E"/>
    <w:rsid w:val="002742D7"/>
    <w:rsid w:val="00280E0D"/>
    <w:rsid w:val="00281FDC"/>
    <w:rsid w:val="00282325"/>
    <w:rsid w:val="00284E07"/>
    <w:rsid w:val="00293130"/>
    <w:rsid w:val="002B0C95"/>
    <w:rsid w:val="002C2497"/>
    <w:rsid w:val="002C42CB"/>
    <w:rsid w:val="002D7ECA"/>
    <w:rsid w:val="002E2EE6"/>
    <w:rsid w:val="002F19AC"/>
    <w:rsid w:val="00305B85"/>
    <w:rsid w:val="00306AC3"/>
    <w:rsid w:val="00307340"/>
    <w:rsid w:val="0031381A"/>
    <w:rsid w:val="00313B4B"/>
    <w:rsid w:val="00323F2E"/>
    <w:rsid w:val="00325793"/>
    <w:rsid w:val="0032600E"/>
    <w:rsid w:val="00332781"/>
    <w:rsid w:val="00351C89"/>
    <w:rsid w:val="003539F4"/>
    <w:rsid w:val="003549B9"/>
    <w:rsid w:val="00362979"/>
    <w:rsid w:val="00362B66"/>
    <w:rsid w:val="003647E9"/>
    <w:rsid w:val="00367BA8"/>
    <w:rsid w:val="00376497"/>
    <w:rsid w:val="0038000A"/>
    <w:rsid w:val="003829DE"/>
    <w:rsid w:val="00386FEF"/>
    <w:rsid w:val="003915F0"/>
    <w:rsid w:val="003A2C31"/>
    <w:rsid w:val="003A307E"/>
    <w:rsid w:val="003B4399"/>
    <w:rsid w:val="003B58DB"/>
    <w:rsid w:val="003C2253"/>
    <w:rsid w:val="003C4DEB"/>
    <w:rsid w:val="003C720A"/>
    <w:rsid w:val="003D7421"/>
    <w:rsid w:val="003E447E"/>
    <w:rsid w:val="003E5F78"/>
    <w:rsid w:val="003E69DB"/>
    <w:rsid w:val="003F5B67"/>
    <w:rsid w:val="0040297B"/>
    <w:rsid w:val="00402F48"/>
    <w:rsid w:val="00414666"/>
    <w:rsid w:val="004225AE"/>
    <w:rsid w:val="004259B1"/>
    <w:rsid w:val="00431A8B"/>
    <w:rsid w:val="00433147"/>
    <w:rsid w:val="004443F7"/>
    <w:rsid w:val="00444FCA"/>
    <w:rsid w:val="00454EEF"/>
    <w:rsid w:val="00455B10"/>
    <w:rsid w:val="00457437"/>
    <w:rsid w:val="0046284F"/>
    <w:rsid w:val="004642CD"/>
    <w:rsid w:val="00470717"/>
    <w:rsid w:val="00474B5E"/>
    <w:rsid w:val="0048038B"/>
    <w:rsid w:val="00480775"/>
    <w:rsid w:val="00480EDD"/>
    <w:rsid w:val="0048649E"/>
    <w:rsid w:val="004866AC"/>
    <w:rsid w:val="00486821"/>
    <w:rsid w:val="00486CD5"/>
    <w:rsid w:val="004870AA"/>
    <w:rsid w:val="00490D6B"/>
    <w:rsid w:val="00491837"/>
    <w:rsid w:val="0049449D"/>
    <w:rsid w:val="004A3D2C"/>
    <w:rsid w:val="004A3F55"/>
    <w:rsid w:val="004A5079"/>
    <w:rsid w:val="004B794D"/>
    <w:rsid w:val="004C65EA"/>
    <w:rsid w:val="004D1B7E"/>
    <w:rsid w:val="004F1200"/>
    <w:rsid w:val="004F27A7"/>
    <w:rsid w:val="004F471D"/>
    <w:rsid w:val="004F5198"/>
    <w:rsid w:val="004F6FC2"/>
    <w:rsid w:val="0050516E"/>
    <w:rsid w:val="00510B07"/>
    <w:rsid w:val="0053128A"/>
    <w:rsid w:val="00534849"/>
    <w:rsid w:val="00547C5D"/>
    <w:rsid w:val="005511DD"/>
    <w:rsid w:val="00562A88"/>
    <w:rsid w:val="00563201"/>
    <w:rsid w:val="00564218"/>
    <w:rsid w:val="00570293"/>
    <w:rsid w:val="0057150C"/>
    <w:rsid w:val="00583BC7"/>
    <w:rsid w:val="005861CC"/>
    <w:rsid w:val="00586B16"/>
    <w:rsid w:val="00592839"/>
    <w:rsid w:val="00596E5F"/>
    <w:rsid w:val="005B1FD8"/>
    <w:rsid w:val="005B303C"/>
    <w:rsid w:val="005B5157"/>
    <w:rsid w:val="005B7E09"/>
    <w:rsid w:val="005C23A9"/>
    <w:rsid w:val="005C68CB"/>
    <w:rsid w:val="005C6ABB"/>
    <w:rsid w:val="005C72D4"/>
    <w:rsid w:val="005D0CB8"/>
    <w:rsid w:val="005D121D"/>
    <w:rsid w:val="005D4B94"/>
    <w:rsid w:val="005E01B8"/>
    <w:rsid w:val="005E5888"/>
    <w:rsid w:val="005E6396"/>
    <w:rsid w:val="005F62E5"/>
    <w:rsid w:val="006069E9"/>
    <w:rsid w:val="006104C0"/>
    <w:rsid w:val="00610840"/>
    <w:rsid w:val="00614435"/>
    <w:rsid w:val="0062410B"/>
    <w:rsid w:val="00625515"/>
    <w:rsid w:val="00625FC5"/>
    <w:rsid w:val="00634169"/>
    <w:rsid w:val="00634A0D"/>
    <w:rsid w:val="00637C1F"/>
    <w:rsid w:val="00646AC9"/>
    <w:rsid w:val="00654251"/>
    <w:rsid w:val="00655330"/>
    <w:rsid w:val="00657AF2"/>
    <w:rsid w:val="0066012D"/>
    <w:rsid w:val="00662850"/>
    <w:rsid w:val="00663790"/>
    <w:rsid w:val="006729F8"/>
    <w:rsid w:val="00680C96"/>
    <w:rsid w:val="006935DF"/>
    <w:rsid w:val="006A7670"/>
    <w:rsid w:val="006B2C7A"/>
    <w:rsid w:val="006B4BF3"/>
    <w:rsid w:val="006C7900"/>
    <w:rsid w:val="006E6EAF"/>
    <w:rsid w:val="006F34D6"/>
    <w:rsid w:val="00702AEC"/>
    <w:rsid w:val="00705715"/>
    <w:rsid w:val="0070629B"/>
    <w:rsid w:val="007112DD"/>
    <w:rsid w:val="00726DEB"/>
    <w:rsid w:val="00727589"/>
    <w:rsid w:val="00736348"/>
    <w:rsid w:val="00736BBC"/>
    <w:rsid w:val="00746DF5"/>
    <w:rsid w:val="0074792B"/>
    <w:rsid w:val="00751618"/>
    <w:rsid w:val="00753756"/>
    <w:rsid w:val="00761235"/>
    <w:rsid w:val="0076422C"/>
    <w:rsid w:val="0076433C"/>
    <w:rsid w:val="00764568"/>
    <w:rsid w:val="00770D73"/>
    <w:rsid w:val="007719BB"/>
    <w:rsid w:val="00772502"/>
    <w:rsid w:val="0077479A"/>
    <w:rsid w:val="007827CD"/>
    <w:rsid w:val="0078452D"/>
    <w:rsid w:val="0079119A"/>
    <w:rsid w:val="0079550F"/>
    <w:rsid w:val="00797C4D"/>
    <w:rsid w:val="007A4CAA"/>
    <w:rsid w:val="007B004C"/>
    <w:rsid w:val="007B0AA4"/>
    <w:rsid w:val="007B1036"/>
    <w:rsid w:val="007B4815"/>
    <w:rsid w:val="007B53EC"/>
    <w:rsid w:val="007B5847"/>
    <w:rsid w:val="007B7821"/>
    <w:rsid w:val="007C5ADD"/>
    <w:rsid w:val="007D2DE6"/>
    <w:rsid w:val="007D3249"/>
    <w:rsid w:val="007D32A2"/>
    <w:rsid w:val="007E4FB8"/>
    <w:rsid w:val="007F03EC"/>
    <w:rsid w:val="007F2241"/>
    <w:rsid w:val="007F3A5D"/>
    <w:rsid w:val="007F422E"/>
    <w:rsid w:val="007F4997"/>
    <w:rsid w:val="007F713A"/>
    <w:rsid w:val="00801521"/>
    <w:rsid w:val="00807C4B"/>
    <w:rsid w:val="00811EDD"/>
    <w:rsid w:val="0081502D"/>
    <w:rsid w:val="00815C63"/>
    <w:rsid w:val="00822EFB"/>
    <w:rsid w:val="00826142"/>
    <w:rsid w:val="00826598"/>
    <w:rsid w:val="008304FA"/>
    <w:rsid w:val="0083068E"/>
    <w:rsid w:val="008457E6"/>
    <w:rsid w:val="00856833"/>
    <w:rsid w:val="00862D0B"/>
    <w:rsid w:val="0086488F"/>
    <w:rsid w:val="00870003"/>
    <w:rsid w:val="008734CA"/>
    <w:rsid w:val="00874314"/>
    <w:rsid w:val="00874485"/>
    <w:rsid w:val="00880010"/>
    <w:rsid w:val="008822AD"/>
    <w:rsid w:val="00887D91"/>
    <w:rsid w:val="0089113D"/>
    <w:rsid w:val="008A3AF2"/>
    <w:rsid w:val="008B47B9"/>
    <w:rsid w:val="008C0427"/>
    <w:rsid w:val="008C36B5"/>
    <w:rsid w:val="008D3A2F"/>
    <w:rsid w:val="008E04A8"/>
    <w:rsid w:val="008E65D6"/>
    <w:rsid w:val="008F0CA3"/>
    <w:rsid w:val="008F0ED1"/>
    <w:rsid w:val="008F33F1"/>
    <w:rsid w:val="0091164E"/>
    <w:rsid w:val="00913C0C"/>
    <w:rsid w:val="00923EF3"/>
    <w:rsid w:val="00926B89"/>
    <w:rsid w:val="00926B95"/>
    <w:rsid w:val="00930EC0"/>
    <w:rsid w:val="00930EFC"/>
    <w:rsid w:val="00931604"/>
    <w:rsid w:val="0093162F"/>
    <w:rsid w:val="00934F6E"/>
    <w:rsid w:val="009501D0"/>
    <w:rsid w:val="0095208F"/>
    <w:rsid w:val="009544BA"/>
    <w:rsid w:val="00957512"/>
    <w:rsid w:val="00963052"/>
    <w:rsid w:val="009772F5"/>
    <w:rsid w:val="0098065C"/>
    <w:rsid w:val="00980CEF"/>
    <w:rsid w:val="009847D7"/>
    <w:rsid w:val="00987FA1"/>
    <w:rsid w:val="00995056"/>
    <w:rsid w:val="009A19C0"/>
    <w:rsid w:val="009B08B3"/>
    <w:rsid w:val="009B1B3E"/>
    <w:rsid w:val="009B7BDD"/>
    <w:rsid w:val="009C130B"/>
    <w:rsid w:val="009C3338"/>
    <w:rsid w:val="009D1AFD"/>
    <w:rsid w:val="009E021D"/>
    <w:rsid w:val="009E5481"/>
    <w:rsid w:val="00A022CE"/>
    <w:rsid w:val="00A02EA2"/>
    <w:rsid w:val="00A0307A"/>
    <w:rsid w:val="00A03B29"/>
    <w:rsid w:val="00A27C95"/>
    <w:rsid w:val="00A43287"/>
    <w:rsid w:val="00A4488B"/>
    <w:rsid w:val="00A51114"/>
    <w:rsid w:val="00A525BE"/>
    <w:rsid w:val="00A52AD9"/>
    <w:rsid w:val="00A5536B"/>
    <w:rsid w:val="00A56716"/>
    <w:rsid w:val="00A64248"/>
    <w:rsid w:val="00A67408"/>
    <w:rsid w:val="00A719BD"/>
    <w:rsid w:val="00A71DDC"/>
    <w:rsid w:val="00A71EDE"/>
    <w:rsid w:val="00A720F7"/>
    <w:rsid w:val="00A80191"/>
    <w:rsid w:val="00A86936"/>
    <w:rsid w:val="00A9486D"/>
    <w:rsid w:val="00A96474"/>
    <w:rsid w:val="00AA2622"/>
    <w:rsid w:val="00AA71E4"/>
    <w:rsid w:val="00AC0097"/>
    <w:rsid w:val="00AD56D8"/>
    <w:rsid w:val="00AD6D82"/>
    <w:rsid w:val="00AE28E5"/>
    <w:rsid w:val="00AE37EE"/>
    <w:rsid w:val="00AF1FC1"/>
    <w:rsid w:val="00AF27C5"/>
    <w:rsid w:val="00AF3B17"/>
    <w:rsid w:val="00AF6ECA"/>
    <w:rsid w:val="00B0054F"/>
    <w:rsid w:val="00B0183C"/>
    <w:rsid w:val="00B0260E"/>
    <w:rsid w:val="00B04D77"/>
    <w:rsid w:val="00B0780A"/>
    <w:rsid w:val="00B136EC"/>
    <w:rsid w:val="00B158F5"/>
    <w:rsid w:val="00B17F83"/>
    <w:rsid w:val="00B30067"/>
    <w:rsid w:val="00B3447C"/>
    <w:rsid w:val="00B369FB"/>
    <w:rsid w:val="00B4272E"/>
    <w:rsid w:val="00B43854"/>
    <w:rsid w:val="00B44FB2"/>
    <w:rsid w:val="00B45896"/>
    <w:rsid w:val="00B56FDE"/>
    <w:rsid w:val="00B711A8"/>
    <w:rsid w:val="00B71407"/>
    <w:rsid w:val="00B720C6"/>
    <w:rsid w:val="00B72954"/>
    <w:rsid w:val="00B76CAB"/>
    <w:rsid w:val="00B828DE"/>
    <w:rsid w:val="00B95E3E"/>
    <w:rsid w:val="00BA4FFF"/>
    <w:rsid w:val="00BA6C2C"/>
    <w:rsid w:val="00BB02FA"/>
    <w:rsid w:val="00BB407B"/>
    <w:rsid w:val="00BB6512"/>
    <w:rsid w:val="00BC4188"/>
    <w:rsid w:val="00BD138C"/>
    <w:rsid w:val="00BD236F"/>
    <w:rsid w:val="00BE4107"/>
    <w:rsid w:val="00BF1464"/>
    <w:rsid w:val="00BF5768"/>
    <w:rsid w:val="00C0157D"/>
    <w:rsid w:val="00C01E0E"/>
    <w:rsid w:val="00C02A29"/>
    <w:rsid w:val="00C037F4"/>
    <w:rsid w:val="00C0675F"/>
    <w:rsid w:val="00C22188"/>
    <w:rsid w:val="00C32DA3"/>
    <w:rsid w:val="00C37BF4"/>
    <w:rsid w:val="00C41534"/>
    <w:rsid w:val="00C41FB0"/>
    <w:rsid w:val="00C42044"/>
    <w:rsid w:val="00C43447"/>
    <w:rsid w:val="00C4609A"/>
    <w:rsid w:val="00C52269"/>
    <w:rsid w:val="00C556AA"/>
    <w:rsid w:val="00C6274B"/>
    <w:rsid w:val="00C63268"/>
    <w:rsid w:val="00C66388"/>
    <w:rsid w:val="00C8301B"/>
    <w:rsid w:val="00C91233"/>
    <w:rsid w:val="00C95562"/>
    <w:rsid w:val="00CA017C"/>
    <w:rsid w:val="00CA11F9"/>
    <w:rsid w:val="00CA44E7"/>
    <w:rsid w:val="00CA4F2A"/>
    <w:rsid w:val="00CA5E40"/>
    <w:rsid w:val="00CB3A2F"/>
    <w:rsid w:val="00CC39FE"/>
    <w:rsid w:val="00CE4F6C"/>
    <w:rsid w:val="00CE60D1"/>
    <w:rsid w:val="00CE67C3"/>
    <w:rsid w:val="00CF0D4E"/>
    <w:rsid w:val="00CF39E0"/>
    <w:rsid w:val="00CF57DE"/>
    <w:rsid w:val="00CF6E0E"/>
    <w:rsid w:val="00D0036F"/>
    <w:rsid w:val="00D01189"/>
    <w:rsid w:val="00D02985"/>
    <w:rsid w:val="00D03599"/>
    <w:rsid w:val="00D207F4"/>
    <w:rsid w:val="00D27FF8"/>
    <w:rsid w:val="00D307E5"/>
    <w:rsid w:val="00D31668"/>
    <w:rsid w:val="00D33517"/>
    <w:rsid w:val="00D35E6D"/>
    <w:rsid w:val="00D42C40"/>
    <w:rsid w:val="00D5085C"/>
    <w:rsid w:val="00D54FB6"/>
    <w:rsid w:val="00D557B7"/>
    <w:rsid w:val="00D55F19"/>
    <w:rsid w:val="00D561F4"/>
    <w:rsid w:val="00D60D76"/>
    <w:rsid w:val="00D65B3E"/>
    <w:rsid w:val="00D738F5"/>
    <w:rsid w:val="00D75E65"/>
    <w:rsid w:val="00D81FCF"/>
    <w:rsid w:val="00D82F1D"/>
    <w:rsid w:val="00D83771"/>
    <w:rsid w:val="00D855CC"/>
    <w:rsid w:val="00D961D0"/>
    <w:rsid w:val="00D969FA"/>
    <w:rsid w:val="00DA18BD"/>
    <w:rsid w:val="00DA1C3B"/>
    <w:rsid w:val="00DA2C64"/>
    <w:rsid w:val="00DA5DD5"/>
    <w:rsid w:val="00DA7C96"/>
    <w:rsid w:val="00DB2398"/>
    <w:rsid w:val="00DB341A"/>
    <w:rsid w:val="00DC61ED"/>
    <w:rsid w:val="00DD5D3B"/>
    <w:rsid w:val="00DD7406"/>
    <w:rsid w:val="00DE43F0"/>
    <w:rsid w:val="00DF5619"/>
    <w:rsid w:val="00E044FA"/>
    <w:rsid w:val="00E16D3A"/>
    <w:rsid w:val="00E17C85"/>
    <w:rsid w:val="00E21ED0"/>
    <w:rsid w:val="00E27C00"/>
    <w:rsid w:val="00E305A6"/>
    <w:rsid w:val="00E43D69"/>
    <w:rsid w:val="00E51B97"/>
    <w:rsid w:val="00E51C24"/>
    <w:rsid w:val="00E52C5D"/>
    <w:rsid w:val="00E5621A"/>
    <w:rsid w:val="00E70758"/>
    <w:rsid w:val="00E7110E"/>
    <w:rsid w:val="00E95668"/>
    <w:rsid w:val="00EA185F"/>
    <w:rsid w:val="00EA77C7"/>
    <w:rsid w:val="00EB0DBE"/>
    <w:rsid w:val="00EC0A0C"/>
    <w:rsid w:val="00EC16B2"/>
    <w:rsid w:val="00EC3B49"/>
    <w:rsid w:val="00ED4099"/>
    <w:rsid w:val="00EE109F"/>
    <w:rsid w:val="00EF194D"/>
    <w:rsid w:val="00EF6AD5"/>
    <w:rsid w:val="00EF7607"/>
    <w:rsid w:val="00F01A3B"/>
    <w:rsid w:val="00F02332"/>
    <w:rsid w:val="00F04801"/>
    <w:rsid w:val="00F0518D"/>
    <w:rsid w:val="00F1221B"/>
    <w:rsid w:val="00F12420"/>
    <w:rsid w:val="00F12907"/>
    <w:rsid w:val="00F14A6A"/>
    <w:rsid w:val="00F2628C"/>
    <w:rsid w:val="00F3428D"/>
    <w:rsid w:val="00F4308E"/>
    <w:rsid w:val="00F759AD"/>
    <w:rsid w:val="00F80F77"/>
    <w:rsid w:val="00F858A4"/>
    <w:rsid w:val="00F868E9"/>
    <w:rsid w:val="00F87A63"/>
    <w:rsid w:val="00F93510"/>
    <w:rsid w:val="00F94CA6"/>
    <w:rsid w:val="00F957AF"/>
    <w:rsid w:val="00FA42DE"/>
    <w:rsid w:val="00FA5C03"/>
    <w:rsid w:val="00FA5E61"/>
    <w:rsid w:val="00FB0F88"/>
    <w:rsid w:val="00FB46F1"/>
    <w:rsid w:val="00FB7ACB"/>
    <w:rsid w:val="00FC5164"/>
    <w:rsid w:val="00FD0C63"/>
    <w:rsid w:val="00FE53B9"/>
    <w:rsid w:val="00FE551D"/>
    <w:rsid w:val="00FF0D14"/>
    <w:rsid w:val="00FF2421"/>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915F0"/>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3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D738F5"/>
    <w:pPr>
      <w:numPr>
        <w:numId w:val="1"/>
      </w:numPr>
      <w:spacing w:after="120"/>
      <w:ind w:left="360"/>
      <w:contextualSpacing w:val="0"/>
    </w:pPr>
    <w:rPr>
      <w:rFonts w:ascii="Segoe UI" w:eastAsiaTheme="minorEastAsia" w:hAnsi="Segoe UI" w:cs="Segoe UI"/>
      <w:sz w:val="14"/>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D738F5"/>
    <w:rPr>
      <w:rFonts w:ascii="Segoe UI" w:eastAsiaTheme="minorEastAsia" w:hAnsi="Segoe UI" w:cs="Segoe UI"/>
      <w:sz w:val="1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character" w:customStyle="1" w:styleId="Heading2Char">
    <w:name w:val="Heading 2 Char"/>
    <w:basedOn w:val="DefaultParagraphFont"/>
    <w:link w:val="Heading2"/>
    <w:uiPriority w:val="9"/>
    <w:rsid w:val="003915F0"/>
    <w:rPr>
      <w:rFonts w:asciiTheme="majorHAnsi" w:eastAsiaTheme="majorEastAsia" w:hAnsiTheme="majorHAnsi" w:cstheme="majorBidi"/>
      <w:color w:val="008CB5" w:themeColor="accent1" w:themeShade="BF"/>
      <w:sz w:val="26"/>
      <w:szCs w:val="26"/>
    </w:rPr>
  </w:style>
  <w:style w:type="paragraph" w:customStyle="1" w:styleId="NormalBulleted">
    <w:name w:val="Normal Bulleted"/>
    <w:basedOn w:val="ListParagraph"/>
    <w:link w:val="NormalBulletedChar"/>
    <w:qFormat/>
    <w:rsid w:val="003915F0"/>
    <w:pPr>
      <w:numPr>
        <w:numId w:val="16"/>
      </w:numPr>
      <w:spacing w:after="160"/>
    </w:pPr>
    <w:rPr>
      <w:rFonts w:asciiTheme="minorHAnsi" w:hAnsiTheme="minorHAnsi" w:cstheme="minorHAnsi"/>
      <w:sz w:val="22"/>
    </w:rPr>
  </w:style>
  <w:style w:type="character" w:customStyle="1" w:styleId="NormalBulletedChar">
    <w:name w:val="Normal Bulleted Char"/>
    <w:basedOn w:val="DefaultParagraphFont"/>
    <w:link w:val="NormalBulleted"/>
    <w:rsid w:val="003915F0"/>
    <w:rPr>
      <w:rFonts w:eastAsia="Times New Roman" w:cstheme="minorHAnsi"/>
      <w:szCs w:val="24"/>
    </w:rPr>
  </w:style>
  <w:style w:type="paragraph" w:styleId="Caption">
    <w:name w:val="caption"/>
    <w:basedOn w:val="Normal"/>
    <w:next w:val="Normal"/>
    <w:uiPriority w:val="35"/>
    <w:unhideWhenUsed/>
    <w:qFormat/>
    <w:rsid w:val="003915F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1.png"/><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mbchristophanhalt.trafficmanager.n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27" Type="http://schemas.microsoft.com/office/2011/relationships/people" Target="people.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5EC927C2887474D93A0A9E58373E387" ma:contentTypeVersion="0" ma:contentTypeDescription="Create a new document." ma:contentTypeScope="" ma:versionID="87925d5a9e67c9fadb5624e8d2066331">
  <xsd:schema xmlns:xsd="http://www.w3.org/2001/XMLSchema" xmlns:xs="http://www.w3.org/2001/XMLSchema" xmlns:p="http://schemas.microsoft.com/office/2006/metadata/properties" xmlns:ns2="4033ee18-6307-4399-b233-8f1c404f9888" targetNamespace="http://schemas.microsoft.com/office/2006/metadata/properties" ma:root="true" ma:fieldsID="da6dec5f8decf982c92ff3e0c0696389" ns2:_="">
    <xsd:import namespace="4033ee18-6307-4399-b233-8f1c404f988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3ee18-6307-4399-b233-8f1c404f98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FA5693-66D2-4CC4-8125-CF0A0CF12955}"/>
</file>

<file path=customXml/itemProps2.xml><?xml version="1.0" encoding="utf-8"?>
<ds:datastoreItem xmlns:ds="http://schemas.openxmlformats.org/officeDocument/2006/customXml" ds:itemID="{ECDD0C0C-1082-4E45-96A5-FE6A5CEC5CC1}"/>
</file>

<file path=customXml/itemProps3.xml><?xml version="1.0" encoding="utf-8"?>
<ds:datastoreItem xmlns:ds="http://schemas.openxmlformats.org/officeDocument/2006/customXml" ds:itemID="{72EB738B-CABD-4E28-B43A-A78421C58362}"/>
</file>

<file path=customXml/itemProps4.xml><?xml version="1.0" encoding="utf-8"?>
<ds:datastoreItem xmlns:ds="http://schemas.openxmlformats.org/officeDocument/2006/customXml" ds:itemID="{696ABDA9-C88A-464A-B882-D998B835D4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3ee18-6307-4399-b233-8f1c404f9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2600B57-5423-4BA5-BD65-3DE5A466B857}"/>
</file>

<file path=docProps/app.xml><?xml version="1.0" encoding="utf-8"?>
<Properties xmlns="http://schemas.openxmlformats.org/officeDocument/2006/extended-properties" xmlns:vt="http://schemas.openxmlformats.org/officeDocument/2006/docPropsVTypes">
  <Template>Normal</Template>
  <TotalTime>83</TotalTime>
  <Pages>8</Pages>
  <Words>1061</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Azure SQL Database L300 - Vertical Scaling D1</vt:lpstr>
    </vt:vector>
  </TitlesOfParts>
  <Company/>
  <LinksUpToDate>false</LinksUpToDate>
  <CharactersWithSpaces>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Database L300 - Vertical Scaling D1</dc:title>
  <dc:subject/>
  <dc:creator>Sigurd Gustafsson</dc:creator>
  <cp:keywords/>
  <dc:description/>
  <cp:lastModifiedBy>Elizabeth Grigg</cp:lastModifiedBy>
  <cp:revision>14</cp:revision>
  <dcterms:created xsi:type="dcterms:W3CDTF">2015-08-19T15:40:00Z</dcterms:created>
  <dcterms:modified xsi:type="dcterms:W3CDTF">2015-08-24T15:20:00Z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288ee5f8-c5d8-4290-ad94-a0114a73fffc</vt:lpwstr>
  </property>
</Properties>
</file>